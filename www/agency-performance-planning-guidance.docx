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7E83" w14:textId="4B3511DA" w:rsidR="003F7B14" w:rsidRDefault="003F7B14">
      <w:r>
        <w:rPr>
          <w:noProof/>
        </w:rPr>
        <mc:AlternateContent>
          <mc:Choice Requires="wps">
            <w:drawing>
              <wp:anchor distT="0" distB="0" distL="114300" distR="114300" simplePos="0" relativeHeight="251658240" behindDoc="0" locked="0" layoutInCell="1" allowOverlap="1" wp14:anchorId="25756BB4" wp14:editId="434C5CFD">
                <wp:simplePos x="0" y="0"/>
                <wp:positionH relativeFrom="page">
                  <wp:posOffset>152400</wp:posOffset>
                </wp:positionH>
                <wp:positionV relativeFrom="paragraph">
                  <wp:posOffset>-637540</wp:posOffset>
                </wp:positionV>
                <wp:extent cx="7468732" cy="9773425"/>
                <wp:effectExtent l="28575" t="28575" r="28575" b="28575"/>
                <wp:wrapNone/>
                <wp:docPr id="2092920438" name="Rectangle 2092920438"/>
                <wp:cNvGraphicFramePr/>
                <a:graphic xmlns:a="http://schemas.openxmlformats.org/drawingml/2006/main">
                  <a:graphicData uri="http://schemas.microsoft.com/office/word/2010/wordprocessingShape">
                    <wps:wsp>
                      <wps:cNvSpPr/>
                      <wps:spPr>
                        <a:xfrm>
                          <a:off x="0" y="0"/>
                          <a:ext cx="7468732" cy="9773425"/>
                        </a:xfrm>
                        <a:prstGeom prst="rect">
                          <a:avLst/>
                        </a:prstGeom>
                        <a:noFill/>
                        <a:ln w="57150">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730B300">
              <v:rect id="Rectangle 2092920438" style="position:absolute;margin-left:12pt;margin-top:-50.2pt;width:588.1pt;height:769.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44546a [3215]" strokeweight="4.5pt" w14:anchorId="0FE9A0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acoHXAIAAB8FAAAOAAAAZHJzL2Uyb0RvYy54bWysVE1v2zAMvQ/YfxB0X/zRpGmNOMXQosOA oi2WDjsrshQbkEVNUuJkv36U7DhBF+ww7CJLJvlIPj1qcbdvFdkJ6xrQJc0mKSVCc6gavSnp97fH TzeUOM90xRRoUdKDcPRu+fHDojOFyKEGVQlLEES7ojMlrb03RZI4XouWuQkYodEowbbM49Fuksqy DtFbleRpep10YCtjgQvn8O9Db6TLiC+l4P5FSic8USXF2nxcbVzXYU2WC1ZsLDN1w4cy2D9U0bJG Y9IR6oF5Rra2+QOqbbgFB9JPOLQJSNlwEXvAbrL0XTermhkRe0FynBlpcv8Plj/vVubVIg2dcYXD behiL20bvlgf2UeyDiNZYu8Jx5/z6fXN/CqnhKPtdj6/muazQGdyCjfW+S8CWhI2JbV4G5Ektnty vnc9uoRsGh4bpeKNKE26ks7m2SyNEQ5UUwVr8IviEPfKkh3Da/X7fMh75oVVKI3FnLqKO39QIkAo /U1I0lTYR94nCII7YTLOhfZZb6pZJfpUWE4aNYPwYxWx5QgYkCUWOWIPAJexewIG/xAqol7H4KHz vwWPETEzaD8Gt40Ge6kzhV0NmXv/I0k9NYGlNVSHV0ss9NOC0+1fcJEK8E5g2FFSg/116X/wR4Gi lZIOJ6uk7ueWWUGJ+qpRurfZdBpGMR6ms3mOB3tuWZ9b9La9B7zlDN8Rw+MW/ZnmmKCk3FsUILSG +Se9Mjz4BS6CrN72P5g1g/Y8yvYZjgPFincS7H1DpIbPWw+yifo8sTGwhFMYr3t4McKYn5+j1+ld W/4GAAD//wMAUEsDBBQABgAIAAAAIQAlRxHQ4gAAAA0BAAAPAAAAZHJzL2Rvd25yZXYueG1sTI/B bsIwEETvlfoP1lbqDWyciKI0DqKoPVD1Au0HmHhJIuJ1FJsk9OtrTuW2ox3NvMnXk23ZgL1vHClY zAUwpNKZhioFP98fsxUwHzQZ3TpCBVf0sC4eH3KdGTfSHodDqFgMIZ9pBXUIXca5L2u02s9dhxR/ J9dbHaLsK256PcZw23IpxJJb3VBsqHWH2xrL8+FiFfzupdzspuVOvsvx+jm8Jdv+K1Hq+WnavAIL OIV/M9zwIzoUkenoLmQ8axXINE4JCmYLIVJgN0cslMCO8UqT1QvwIuf3K4o/AAAA//8DAFBLAQIt ABQABgAIAAAAIQC2gziS/gAAAOEBAAATAAAAAAAAAAAAAAAAAAAAAABbQ29udGVudF9UeXBlc10u eG1sUEsBAi0AFAAGAAgAAAAhADj9If/WAAAAlAEAAAsAAAAAAAAAAAAAAAAALwEAAF9yZWxzLy5y ZWxzUEsBAi0AFAAGAAgAAAAhAC5pygdcAgAAHwUAAA4AAAAAAAAAAAAAAAAALgIAAGRycy9lMm9E b2MueG1sUEsBAi0AFAAGAAgAAAAhACVHEdDiAAAADQEAAA8AAAAAAAAAAAAAAAAAtgQAAGRycy9k b3ducmV2LnhtbFBLBQYAAAAABAAEAPMAAADFBQAAAAA= ">
                <w10:wrap anchorx="page"/>
              </v:rect>
            </w:pict>
          </mc:Fallback>
        </mc:AlternateContent>
      </w:r>
    </w:p>
    <w:p w14:paraId="3557C788" w14:textId="321DC466" w:rsidR="003F7B14" w:rsidRDefault="003F7B14"/>
    <w:p w14:paraId="0D7913CC" w14:textId="1A703AFF" w:rsidR="003F7B14" w:rsidRDefault="003F7B14"/>
    <w:p w14:paraId="08503DC4" w14:textId="77777777" w:rsidR="003F7B14" w:rsidRDefault="003F7B14"/>
    <w:p w14:paraId="7EBCD889" w14:textId="77777777" w:rsidR="003F7B14" w:rsidRDefault="003F7B14"/>
    <w:p w14:paraId="05530EC7" w14:textId="77777777" w:rsidR="003F7B14" w:rsidRDefault="003F7B14"/>
    <w:p w14:paraId="3B95FE5A" w14:textId="77777777" w:rsidR="003F7B14" w:rsidRDefault="003F7B14"/>
    <w:p w14:paraId="60824AD1" w14:textId="77777777" w:rsidR="003F7B14" w:rsidRDefault="003F7B14"/>
    <w:p w14:paraId="6A555E23" w14:textId="77777777" w:rsidR="003F7B14" w:rsidRDefault="003F7B14"/>
    <w:p w14:paraId="489CFDA2" w14:textId="77777777" w:rsidR="003F7B14" w:rsidRDefault="003F7B14"/>
    <w:p w14:paraId="27C5D918" w14:textId="77777777" w:rsidR="003F7B14" w:rsidRDefault="003F7B14"/>
    <w:p w14:paraId="123B1A25" w14:textId="77777777" w:rsidR="003F7B14" w:rsidRDefault="003F7B14"/>
    <w:p w14:paraId="7DF180CD" w14:textId="77777777" w:rsidR="003F7B14" w:rsidRDefault="003F7B14"/>
    <w:p w14:paraId="771BAA96" w14:textId="19E39C69" w:rsidR="003F7B14" w:rsidRDefault="4B0BBF2C" w:rsidP="003F7B14">
      <w:pPr>
        <w:pStyle w:val="Title"/>
        <w:jc w:val="center"/>
      </w:pPr>
      <w:r>
        <w:t xml:space="preserve">Agency Performance </w:t>
      </w:r>
      <w:r>
        <w:br/>
        <w:t>Planning Instructions</w:t>
      </w:r>
    </w:p>
    <w:p w14:paraId="12FCF621" w14:textId="7900BB40" w:rsidR="003F7B14" w:rsidRPr="003F7B14" w:rsidRDefault="003F7B14" w:rsidP="00D83E21">
      <w:pPr>
        <w:spacing w:after="0" w:line="240" w:lineRule="auto"/>
        <w:jc w:val="center"/>
      </w:pPr>
      <w:bookmarkStart w:id="0" w:name="_Toc232590066"/>
      <w:r>
        <w:br/>
        <w:t>City of Baltimore</w:t>
      </w:r>
      <w:bookmarkEnd w:id="0"/>
    </w:p>
    <w:p w14:paraId="2BA1D7EA" w14:textId="7CF1B1C1" w:rsidR="00F221B9" w:rsidRDefault="54F8720E" w:rsidP="00D83E21">
      <w:pPr>
        <w:spacing w:after="0" w:line="240" w:lineRule="auto"/>
        <w:jc w:val="center"/>
        <w:rPr>
          <w:rStyle w:val="Heading2Char"/>
        </w:rPr>
      </w:pPr>
      <w:bookmarkStart w:id="1" w:name="_Toc232590067"/>
      <w:r>
        <w:t>Bureau of the Budget and Management Research</w:t>
      </w:r>
      <w:bookmarkEnd w:id="1"/>
    </w:p>
    <w:p w14:paraId="7FB2B693" w14:textId="76640257" w:rsidR="00CC7588" w:rsidRDefault="00CC7588" w:rsidP="00D83E21">
      <w:pPr>
        <w:spacing w:after="0" w:line="240" w:lineRule="auto"/>
        <w:jc w:val="center"/>
        <w:rPr>
          <w:rStyle w:val="Heading2Char"/>
        </w:rPr>
      </w:pPr>
      <w:bookmarkStart w:id="2" w:name="_Toc232590068"/>
      <w:r>
        <w:t>Office of Performance and Innovation</w:t>
      </w:r>
      <w:bookmarkEnd w:id="2"/>
    </w:p>
    <w:p w14:paraId="1CC2FEB9" w14:textId="77777777" w:rsidR="00CC7588" w:rsidRPr="00CC7588" w:rsidRDefault="00CC7588" w:rsidP="001B2E3F">
      <w:pPr>
        <w:spacing w:after="0" w:line="240" w:lineRule="auto"/>
      </w:pPr>
    </w:p>
    <w:p w14:paraId="602DB96F" w14:textId="77777777" w:rsidR="00CC7588" w:rsidRPr="00CC7588" w:rsidRDefault="00CC7588" w:rsidP="00CC7588"/>
    <w:p w14:paraId="22348A7D" w14:textId="1D422CAC" w:rsidR="003F7B14" w:rsidRDefault="003F7B14" w:rsidP="3CB8CD22">
      <w:pPr>
        <w:jc w:val="center"/>
      </w:pPr>
    </w:p>
    <w:p w14:paraId="3C327913" w14:textId="77777777" w:rsidR="003F7B14" w:rsidRDefault="003F7B14"/>
    <w:p w14:paraId="130B0C84" w14:textId="77777777" w:rsidR="003F7B14" w:rsidRDefault="003F7B14"/>
    <w:p w14:paraId="59CB1094" w14:textId="77777777" w:rsidR="003F7B14" w:rsidRDefault="003F7B14"/>
    <w:p w14:paraId="235FC9F0" w14:textId="277810D8" w:rsidR="002D20D6" w:rsidRDefault="003F7FC9" w:rsidP="4AC9C37D">
      <w:pPr>
        <w:rPr>
          <w:rFonts w:asciiTheme="majorHAnsi" w:eastAsiaTheme="majorEastAsia" w:hAnsiTheme="majorHAnsi" w:cstheme="majorBidi"/>
          <w:color w:val="2F5496" w:themeColor="accent1" w:themeShade="BF"/>
          <w:sz w:val="32"/>
          <w:szCs w:val="32"/>
        </w:rPr>
      </w:pPr>
      <w:r>
        <w:rPr>
          <w:noProof/>
        </w:rPr>
        <w:drawing>
          <wp:anchor distT="0" distB="0" distL="114300" distR="114300" simplePos="0" relativeHeight="251658241" behindDoc="0" locked="0" layoutInCell="1" allowOverlap="1" wp14:anchorId="6AAF837A" wp14:editId="594A076A">
            <wp:simplePos x="0" y="0"/>
            <wp:positionH relativeFrom="column">
              <wp:posOffset>1777577</wp:posOffset>
            </wp:positionH>
            <wp:positionV relativeFrom="paragraph">
              <wp:posOffset>442595</wp:posOffset>
            </wp:positionV>
            <wp:extent cx="1190625" cy="848995"/>
            <wp:effectExtent l="0" t="0" r="9525" b="8255"/>
            <wp:wrapNone/>
            <wp:docPr id="1" name="Picture 1"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190625" cy="8489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225FBB18" wp14:editId="70F28D30">
            <wp:simplePos x="0" y="0"/>
            <wp:positionH relativeFrom="column">
              <wp:posOffset>3474931</wp:posOffset>
            </wp:positionH>
            <wp:positionV relativeFrom="paragraph">
              <wp:posOffset>610023</wp:posOffset>
            </wp:positionV>
            <wp:extent cx="1714500" cy="628650"/>
            <wp:effectExtent l="0" t="0" r="0" b="0"/>
            <wp:wrapNone/>
            <wp:docPr id="1081871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59363" name="Picture 462259363"/>
                    <pic:cNvPicPr/>
                  </pic:nvPicPr>
                  <pic:blipFill>
                    <a:blip r:embed="rId12">
                      <a:extLst>
                        <a:ext uri="{28A0092B-C50C-407E-A947-70E740481C1C}">
                          <a14:useLocalDpi xmlns:a14="http://schemas.microsoft.com/office/drawing/2010/main" val="0"/>
                        </a:ext>
                      </a:extLst>
                    </a:blip>
                    <a:stretch>
                      <a:fillRect/>
                    </a:stretch>
                  </pic:blipFill>
                  <pic:spPr>
                    <a:xfrm>
                      <a:off x="0" y="0"/>
                      <a:ext cx="1714500" cy="628650"/>
                    </a:xfrm>
                    <a:prstGeom prst="rect">
                      <a:avLst/>
                    </a:prstGeom>
                  </pic:spPr>
                </pic:pic>
              </a:graphicData>
            </a:graphic>
          </wp:anchor>
        </w:drawing>
      </w:r>
      <w:r>
        <w:br w:type="page"/>
      </w:r>
    </w:p>
    <w:sdt>
      <w:sdtPr>
        <w:rPr>
          <w:rFonts w:asciiTheme="minorHAnsi" w:eastAsiaTheme="minorEastAsia" w:hAnsiTheme="minorHAnsi" w:cstheme="minorBidi"/>
          <w:color w:val="auto"/>
          <w:kern w:val="2"/>
          <w:sz w:val="22"/>
          <w:szCs w:val="22"/>
          <w14:ligatures w14:val="standardContextual"/>
        </w:rPr>
        <w:id w:val="-1113049415"/>
        <w:docPartObj>
          <w:docPartGallery w:val="Table of Contents"/>
          <w:docPartUnique/>
        </w:docPartObj>
      </w:sdtPr>
      <w:sdtEndPr>
        <w:rPr>
          <w:b/>
          <w:bCs/>
        </w:rPr>
      </w:sdtEndPr>
      <w:sdtContent>
        <w:p w14:paraId="70AFEC6A" w14:textId="77041951" w:rsidR="002C4F03" w:rsidRDefault="002C4F03">
          <w:pPr>
            <w:pStyle w:val="TOCHeading"/>
          </w:pPr>
          <w:r>
            <w:t>Contents</w:t>
          </w:r>
        </w:p>
        <w:p w14:paraId="00EC7539" w14:textId="418A2998" w:rsidR="00D83E21" w:rsidRDefault="002C4F03">
          <w:pPr>
            <w:pStyle w:val="TOC1"/>
            <w:tabs>
              <w:tab w:val="right" w:leader="dot" w:pos="10790"/>
            </w:tabs>
            <w:rPr>
              <w:rFonts w:eastAsiaTheme="minorEastAsia"/>
              <w:noProof/>
              <w:sz w:val="24"/>
              <w:szCs w:val="24"/>
            </w:rPr>
          </w:pPr>
          <w:r>
            <w:fldChar w:fldCharType="begin"/>
          </w:r>
          <w:r>
            <w:instrText xml:space="preserve"> TOC \o "1-3" \h \z \u </w:instrText>
          </w:r>
          <w:r>
            <w:fldChar w:fldCharType="separate"/>
          </w:r>
          <w:hyperlink w:anchor="_Toc233365923" w:history="1">
            <w:r>
              <w:rPr>
                <w:rStyle w:val="Hyperlink"/>
                <w:noProof/>
              </w:rPr>
              <w:t>Part I: Introductory Information and Scope Definition</w:t>
            </w:r>
            <w:r>
              <w:rPr>
                <w:noProof/>
                <w:webHidden/>
              </w:rPr>
              <w:tab/>
            </w:r>
            <w:r>
              <w:rPr>
                <w:noProof/>
                <w:webHidden/>
              </w:rPr>
              <w:fldChar w:fldCharType="begin"/>
            </w:r>
            <w:r>
              <w:rPr>
                <w:noProof/>
                <w:webHidden/>
              </w:rPr>
              <w:instrText xml:space="preserve"> PAGEREF _Toc233365923 \h </w:instrText>
            </w:r>
            <w:r>
              <w:rPr>
                <w:noProof/>
                <w:webHidden/>
              </w:rPr>
            </w:r>
            <w:r>
              <w:rPr>
                <w:noProof/>
                <w:webHidden/>
              </w:rPr>
              <w:fldChar w:fldCharType="separate"/>
            </w:r>
            <w:r>
              <w:rPr>
                <w:noProof/>
                <w:webHidden/>
              </w:rPr>
              <w:t>4</w:t>
            </w:r>
            <w:r>
              <w:rPr>
                <w:noProof/>
                <w:webHidden/>
              </w:rPr>
              <w:fldChar w:fldCharType="end"/>
            </w:r>
          </w:hyperlink>
        </w:p>
        <w:p w14:paraId="60A26BB4" w14:textId="3B5F46C2" w:rsidR="00D83E21" w:rsidRDefault="00D83E21">
          <w:pPr>
            <w:pStyle w:val="TOC1"/>
            <w:tabs>
              <w:tab w:val="right" w:leader="dot" w:pos="10790"/>
            </w:tabs>
            <w:rPr>
              <w:rFonts w:eastAsiaTheme="minorEastAsia"/>
              <w:noProof/>
              <w:sz w:val="24"/>
              <w:szCs w:val="24"/>
            </w:rPr>
          </w:pPr>
          <w:hyperlink w:anchor="_Toc233365931" w:history="1">
            <w:r>
              <w:rPr>
                <w:rStyle w:val="Hyperlink"/>
                <w:noProof/>
              </w:rPr>
              <w:t>Part II: Performance Plan Elements and Evaluation</w:t>
            </w:r>
            <w:r>
              <w:rPr>
                <w:noProof/>
                <w:webHidden/>
              </w:rPr>
              <w:tab/>
            </w:r>
            <w:r>
              <w:rPr>
                <w:noProof/>
                <w:webHidden/>
              </w:rPr>
              <w:fldChar w:fldCharType="begin"/>
            </w:r>
            <w:r>
              <w:rPr>
                <w:noProof/>
                <w:webHidden/>
              </w:rPr>
              <w:instrText xml:space="preserve"> PAGEREF _Toc233365931 \h </w:instrText>
            </w:r>
            <w:r>
              <w:rPr>
                <w:noProof/>
                <w:webHidden/>
              </w:rPr>
            </w:r>
            <w:r>
              <w:rPr>
                <w:noProof/>
                <w:webHidden/>
              </w:rPr>
              <w:fldChar w:fldCharType="separate"/>
            </w:r>
            <w:r>
              <w:rPr>
                <w:noProof/>
                <w:webHidden/>
              </w:rPr>
              <w:t>7</w:t>
            </w:r>
            <w:r>
              <w:rPr>
                <w:noProof/>
                <w:webHidden/>
              </w:rPr>
              <w:fldChar w:fldCharType="end"/>
            </w:r>
          </w:hyperlink>
        </w:p>
        <w:p w14:paraId="61104E30" w14:textId="5187AFA1" w:rsidR="00D83E21" w:rsidRDefault="00D83E21">
          <w:pPr>
            <w:pStyle w:val="TOC1"/>
            <w:tabs>
              <w:tab w:val="right" w:leader="dot" w:pos="10790"/>
            </w:tabs>
            <w:rPr>
              <w:rFonts w:eastAsiaTheme="minorEastAsia"/>
              <w:noProof/>
              <w:sz w:val="24"/>
              <w:szCs w:val="24"/>
            </w:rPr>
          </w:pPr>
          <w:hyperlink w:anchor="_Toc233365950" w:history="1">
            <w:r>
              <w:rPr>
                <w:rStyle w:val="Hyperlink"/>
                <w:noProof/>
              </w:rPr>
              <w:t>Part III: Submitting Your Performance Plan Via the Application</w:t>
            </w:r>
            <w:r>
              <w:rPr>
                <w:noProof/>
                <w:webHidden/>
              </w:rPr>
              <w:tab/>
            </w:r>
            <w:r>
              <w:rPr>
                <w:noProof/>
                <w:webHidden/>
              </w:rPr>
              <w:fldChar w:fldCharType="begin"/>
            </w:r>
            <w:r>
              <w:rPr>
                <w:noProof/>
                <w:webHidden/>
              </w:rPr>
              <w:instrText xml:space="preserve"> PAGEREF _Toc233365950 \h </w:instrText>
            </w:r>
            <w:r>
              <w:rPr>
                <w:noProof/>
                <w:webHidden/>
              </w:rPr>
            </w:r>
            <w:r>
              <w:rPr>
                <w:noProof/>
                <w:webHidden/>
              </w:rPr>
              <w:fldChar w:fldCharType="separate"/>
            </w:r>
            <w:r>
              <w:rPr>
                <w:noProof/>
                <w:webHidden/>
              </w:rPr>
              <w:t>15</w:t>
            </w:r>
            <w:r>
              <w:rPr>
                <w:noProof/>
                <w:webHidden/>
              </w:rPr>
              <w:fldChar w:fldCharType="end"/>
            </w:r>
          </w:hyperlink>
        </w:p>
        <w:p w14:paraId="49946D31" w14:textId="3434AEA3" w:rsidR="00D83E21" w:rsidRDefault="00D83E21">
          <w:pPr>
            <w:pStyle w:val="TOC1"/>
            <w:tabs>
              <w:tab w:val="right" w:leader="dot" w:pos="10790"/>
            </w:tabs>
            <w:rPr>
              <w:rFonts w:eastAsiaTheme="minorEastAsia"/>
              <w:noProof/>
              <w:sz w:val="24"/>
              <w:szCs w:val="24"/>
            </w:rPr>
          </w:pPr>
          <w:hyperlink w:anchor="_Toc233365951" w:history="1">
            <w:r>
              <w:rPr>
                <w:rStyle w:val="Hyperlink"/>
                <w:noProof/>
              </w:rPr>
              <w:t>Part IV: Resources for Submitting Your Agency Performance Plan</w:t>
            </w:r>
            <w:r>
              <w:rPr>
                <w:noProof/>
                <w:webHidden/>
              </w:rPr>
              <w:tab/>
            </w:r>
            <w:r>
              <w:rPr>
                <w:noProof/>
                <w:webHidden/>
              </w:rPr>
              <w:fldChar w:fldCharType="begin"/>
            </w:r>
            <w:r>
              <w:rPr>
                <w:noProof/>
                <w:webHidden/>
              </w:rPr>
              <w:instrText xml:space="preserve"> PAGEREF _Toc233365951 \h </w:instrText>
            </w:r>
            <w:r>
              <w:rPr>
                <w:noProof/>
                <w:webHidden/>
              </w:rPr>
            </w:r>
            <w:r>
              <w:rPr>
                <w:noProof/>
                <w:webHidden/>
              </w:rPr>
              <w:fldChar w:fldCharType="separate"/>
            </w:r>
            <w:r>
              <w:rPr>
                <w:noProof/>
                <w:webHidden/>
              </w:rPr>
              <w:t>16</w:t>
            </w:r>
            <w:r>
              <w:rPr>
                <w:noProof/>
                <w:webHidden/>
              </w:rPr>
              <w:fldChar w:fldCharType="end"/>
            </w:r>
          </w:hyperlink>
        </w:p>
        <w:p w14:paraId="0FEFB5DD" w14:textId="3EC9337F" w:rsidR="00D83E21" w:rsidRDefault="00D83E21">
          <w:pPr>
            <w:pStyle w:val="TOC1"/>
            <w:tabs>
              <w:tab w:val="right" w:leader="dot" w:pos="10790"/>
            </w:tabs>
            <w:rPr>
              <w:rFonts w:eastAsiaTheme="minorEastAsia"/>
              <w:noProof/>
              <w:sz w:val="24"/>
              <w:szCs w:val="24"/>
            </w:rPr>
          </w:pPr>
          <w:hyperlink w:anchor="_Toc233365956" w:history="1">
            <w:r>
              <w:rPr>
                <w:rStyle w:val="Hyperlink"/>
                <w:noProof/>
              </w:rPr>
              <w:t>Part V: Appendices</w:t>
            </w:r>
            <w:r>
              <w:rPr>
                <w:noProof/>
                <w:webHidden/>
              </w:rPr>
              <w:tab/>
            </w:r>
            <w:r>
              <w:rPr>
                <w:noProof/>
                <w:webHidden/>
              </w:rPr>
              <w:fldChar w:fldCharType="begin"/>
            </w:r>
            <w:r>
              <w:rPr>
                <w:noProof/>
                <w:webHidden/>
              </w:rPr>
              <w:instrText xml:space="preserve"> PAGEREF _Toc233365956 \h </w:instrText>
            </w:r>
            <w:r>
              <w:rPr>
                <w:noProof/>
                <w:webHidden/>
              </w:rPr>
            </w:r>
            <w:r>
              <w:rPr>
                <w:noProof/>
                <w:webHidden/>
              </w:rPr>
              <w:fldChar w:fldCharType="separate"/>
            </w:r>
            <w:r>
              <w:rPr>
                <w:noProof/>
                <w:webHidden/>
              </w:rPr>
              <w:t>20</w:t>
            </w:r>
            <w:r>
              <w:rPr>
                <w:noProof/>
                <w:webHidden/>
              </w:rPr>
              <w:fldChar w:fldCharType="end"/>
            </w:r>
          </w:hyperlink>
        </w:p>
        <w:p w14:paraId="7A2090CF" w14:textId="13C49C65" w:rsidR="00D83E21" w:rsidRDefault="00D83E21">
          <w:pPr>
            <w:pStyle w:val="TOC2"/>
            <w:tabs>
              <w:tab w:val="right" w:leader="dot" w:pos="10790"/>
            </w:tabs>
            <w:rPr>
              <w:rFonts w:eastAsiaTheme="minorEastAsia"/>
              <w:noProof/>
              <w:sz w:val="24"/>
              <w:szCs w:val="24"/>
            </w:rPr>
          </w:pPr>
          <w:hyperlink w:anchor="_Toc233365957" w:history="1">
            <w:r>
              <w:rPr>
                <w:rStyle w:val="Hyperlink"/>
                <w:noProof/>
              </w:rPr>
              <w:t>Appendix A: Uniform Timeline</w:t>
            </w:r>
            <w:r>
              <w:rPr>
                <w:noProof/>
                <w:webHidden/>
              </w:rPr>
              <w:tab/>
            </w:r>
            <w:r>
              <w:rPr>
                <w:noProof/>
                <w:webHidden/>
              </w:rPr>
              <w:fldChar w:fldCharType="begin"/>
            </w:r>
            <w:r>
              <w:rPr>
                <w:noProof/>
                <w:webHidden/>
              </w:rPr>
              <w:instrText xml:space="preserve"> PAGEREF _Toc233365957 \h </w:instrText>
            </w:r>
            <w:r>
              <w:rPr>
                <w:noProof/>
                <w:webHidden/>
              </w:rPr>
            </w:r>
            <w:r>
              <w:rPr>
                <w:noProof/>
                <w:webHidden/>
              </w:rPr>
              <w:fldChar w:fldCharType="separate"/>
            </w:r>
            <w:r>
              <w:rPr>
                <w:noProof/>
                <w:webHidden/>
              </w:rPr>
              <w:t>20</w:t>
            </w:r>
            <w:r>
              <w:rPr>
                <w:noProof/>
                <w:webHidden/>
              </w:rPr>
              <w:fldChar w:fldCharType="end"/>
            </w:r>
          </w:hyperlink>
        </w:p>
        <w:p w14:paraId="42723C0A" w14:textId="7518A3FF" w:rsidR="00D83E21" w:rsidRDefault="00D83E21">
          <w:pPr>
            <w:pStyle w:val="TOC2"/>
            <w:tabs>
              <w:tab w:val="right" w:leader="dot" w:pos="10790"/>
            </w:tabs>
            <w:rPr>
              <w:rFonts w:eastAsiaTheme="minorEastAsia"/>
              <w:noProof/>
              <w:sz w:val="24"/>
              <w:szCs w:val="24"/>
            </w:rPr>
          </w:pPr>
          <w:hyperlink w:anchor="_Toc233365962" w:history="1">
            <w:r>
              <w:rPr>
                <w:rStyle w:val="Hyperlink"/>
                <w:noProof/>
              </w:rPr>
              <w:t>Appendix B: Agency Reorganization Requests</w:t>
            </w:r>
            <w:r>
              <w:rPr>
                <w:noProof/>
                <w:webHidden/>
              </w:rPr>
              <w:tab/>
            </w:r>
            <w:r>
              <w:rPr>
                <w:noProof/>
                <w:webHidden/>
              </w:rPr>
              <w:fldChar w:fldCharType="begin"/>
            </w:r>
            <w:r>
              <w:rPr>
                <w:noProof/>
                <w:webHidden/>
              </w:rPr>
              <w:instrText xml:space="preserve"> PAGEREF _Toc233365962 \h </w:instrText>
            </w:r>
            <w:r>
              <w:rPr>
                <w:noProof/>
                <w:webHidden/>
              </w:rPr>
            </w:r>
            <w:r>
              <w:rPr>
                <w:noProof/>
                <w:webHidden/>
              </w:rPr>
              <w:fldChar w:fldCharType="separate"/>
            </w:r>
            <w:r>
              <w:rPr>
                <w:noProof/>
                <w:webHidden/>
              </w:rPr>
              <w:t>22</w:t>
            </w:r>
            <w:r>
              <w:rPr>
                <w:noProof/>
                <w:webHidden/>
              </w:rPr>
              <w:fldChar w:fldCharType="end"/>
            </w:r>
          </w:hyperlink>
        </w:p>
        <w:p w14:paraId="280D8BAE" w14:textId="700FD274" w:rsidR="002C4F03" w:rsidRDefault="002C4F03">
          <w:r>
            <w:rPr>
              <w:b/>
              <w:bCs/>
              <w:noProof/>
            </w:rPr>
            <w:fldChar w:fldCharType="end"/>
          </w:r>
        </w:p>
      </w:sdtContent>
    </w:sdt>
    <w:p w14:paraId="0AC3377D" w14:textId="77777777" w:rsidR="00236E6D" w:rsidRDefault="00236E6D" w:rsidP="00DC5FA4"/>
    <w:p w14:paraId="7CD17AF8" w14:textId="77777777" w:rsidR="005A41B1" w:rsidRDefault="005A41B1" w:rsidP="00DC5FA4"/>
    <w:p w14:paraId="3CD48F5E" w14:textId="77777777" w:rsidR="00236E6D" w:rsidRDefault="00236E6D" w:rsidP="00E351B1">
      <w:pPr>
        <w:pStyle w:val="Title"/>
      </w:pPr>
    </w:p>
    <w:p w14:paraId="05415EFF" w14:textId="204DF614" w:rsidR="0004591B" w:rsidRDefault="0004591B" w:rsidP="00F67756"/>
    <w:p w14:paraId="1A1D089B" w14:textId="77777777" w:rsidR="006B5F70" w:rsidRDefault="006B5F70" w:rsidP="00F67756"/>
    <w:p w14:paraId="58EE7FF0" w14:textId="77777777" w:rsidR="006B5F70" w:rsidRDefault="006B5F70" w:rsidP="00F67756"/>
    <w:p w14:paraId="3D0778D0" w14:textId="77777777" w:rsidR="006B5F70" w:rsidRDefault="006B5F70" w:rsidP="00F67756"/>
    <w:p w14:paraId="3428B472" w14:textId="77777777" w:rsidR="006B5F70" w:rsidRDefault="006B5F70" w:rsidP="00F67756"/>
    <w:p w14:paraId="221DDFC9" w14:textId="77777777" w:rsidR="006B5F70" w:rsidRDefault="006B5F70" w:rsidP="00F67756"/>
    <w:p w14:paraId="331EB80B" w14:textId="77777777" w:rsidR="006B5F70" w:rsidRDefault="006B5F70" w:rsidP="00F67756"/>
    <w:p w14:paraId="00CE67B8" w14:textId="77777777" w:rsidR="006B5F70" w:rsidRDefault="006B5F70" w:rsidP="00F67756"/>
    <w:p w14:paraId="388C6AD5" w14:textId="77777777" w:rsidR="006B5F70" w:rsidRDefault="006B5F70" w:rsidP="00F67756"/>
    <w:p w14:paraId="75B05F97" w14:textId="77777777" w:rsidR="006B5F70" w:rsidRDefault="006B5F70" w:rsidP="00F67756"/>
    <w:p w14:paraId="58959D69" w14:textId="77777777" w:rsidR="006B5F70" w:rsidRDefault="006B5F70" w:rsidP="00F67756"/>
    <w:p w14:paraId="1E3644DB" w14:textId="77777777" w:rsidR="006B5F70" w:rsidRDefault="006B5F70" w:rsidP="00F67756"/>
    <w:p w14:paraId="4617370E" w14:textId="77777777" w:rsidR="006B5F70" w:rsidRDefault="006B5F70" w:rsidP="00F67756"/>
    <w:p w14:paraId="331FB5BF" w14:textId="77777777" w:rsidR="006B5F70" w:rsidRDefault="006B5F70" w:rsidP="00F67756"/>
    <w:p w14:paraId="1BF0CA39" w14:textId="77777777" w:rsidR="006B5F70" w:rsidRDefault="006B5F70" w:rsidP="00F67756"/>
    <w:p w14:paraId="1EEEBAE0" w14:textId="77777777" w:rsidR="006B5F70" w:rsidRDefault="006B5F70" w:rsidP="00F67756"/>
    <w:p w14:paraId="01366A45" w14:textId="77777777" w:rsidR="006B5F70" w:rsidRDefault="006B5F70" w:rsidP="00F67756"/>
    <w:p w14:paraId="27518006" w14:textId="753FBA6F" w:rsidR="006B5F70" w:rsidRDefault="006B5F70" w:rsidP="00F67756"/>
    <w:p w14:paraId="7EC203D6" w14:textId="5EDC7968" w:rsidR="00A524F9" w:rsidRPr="00A524F9" w:rsidRDefault="006B5F70" w:rsidP="00A524F9">
      <w:pPr>
        <w:jc w:val="right"/>
      </w:pPr>
      <w:commentRangeStart w:id="3"/>
      <w:commentRangeStart w:id="4"/>
      <w:commentRangeEnd w:id="3"/>
      <w:r>
        <w:rPr>
          <w:rStyle w:val="CommentReference"/>
          <w:sz w:val="22"/>
          <w:szCs w:val="22"/>
        </w:rPr>
        <w:commentReference w:id="3"/>
      </w:r>
      <w:commentRangeEnd w:id="4"/>
      <w:r w:rsidR="001C62D1">
        <w:rPr>
          <w:rStyle w:val="CommentReference"/>
          <w:sz w:val="22"/>
          <w:szCs w:val="22"/>
        </w:rPr>
        <w:commentReference w:id="4"/>
      </w:r>
      <w:r w:rsidR="23CF530A">
        <w:t xml:space="preserve">  </w:t>
      </w:r>
    </w:p>
    <w:p w14:paraId="37B7FCF8" w14:textId="67199976" w:rsidR="00113A3C" w:rsidRDefault="00E351B1" w:rsidP="00D83E21">
      <w:pPr>
        <w:pStyle w:val="Heading1"/>
      </w:pPr>
      <w:bookmarkStart w:id="6" w:name="_Toc233365923"/>
      <w:r>
        <w:t>Part I: Introductory Information and Scope Definition</w:t>
      </w:r>
      <w:bookmarkEnd w:id="6"/>
    </w:p>
    <w:p w14:paraId="4F5888A5" w14:textId="4FDBB42F" w:rsidR="006B534E" w:rsidRDefault="006B534E" w:rsidP="006B534E">
      <w:pPr>
        <w:tabs>
          <w:tab w:val="left" w:pos="9003"/>
        </w:tabs>
      </w:pPr>
      <w:r>
        <w:tab/>
      </w:r>
    </w:p>
    <w:p w14:paraId="1F57B2E7" w14:textId="069D602B" w:rsidR="00E351B1" w:rsidRDefault="00C55D06" w:rsidP="00D83E21">
      <w:pPr>
        <w:pStyle w:val="Heading2"/>
      </w:pPr>
      <w:bookmarkStart w:id="7" w:name="_Toc233012681"/>
      <w:bookmarkStart w:id="8" w:name="_Toc233012875"/>
      <w:bookmarkStart w:id="9" w:name="_Toc233365924"/>
      <w:r>
        <w:t>About the Agency Performance Plan</w:t>
      </w:r>
      <w:bookmarkEnd w:id="7"/>
      <w:bookmarkEnd w:id="8"/>
      <w:bookmarkEnd w:id="9"/>
      <w:r>
        <w:tab/>
      </w:r>
    </w:p>
    <w:p w14:paraId="16261A60" w14:textId="77777777" w:rsidR="00D12E08" w:rsidRDefault="00D12E08" w:rsidP="00D12E08">
      <w:pPr>
        <w:tabs>
          <w:tab w:val="left" w:pos="9003"/>
        </w:tabs>
      </w:pPr>
      <w:r>
        <w:t>An agency performance plan is a management document that identifies the results a government agency intends to achieve, the actions it will take to achieve them, and the measures that will be used to assess progress and performance over a specified time period.</w:t>
      </w:r>
    </w:p>
    <w:p w14:paraId="504B7427" w14:textId="4A3DE462" w:rsidR="00D12E08" w:rsidRDefault="007F3A61" w:rsidP="2745663A">
      <w:pPr>
        <w:tabs>
          <w:tab w:val="left" w:pos="9003"/>
        </w:tabs>
      </w:pPr>
      <w:r w:rsidRPr="234CA095">
        <w:rPr>
          <w:b/>
          <w:bCs/>
        </w:rPr>
        <w:t xml:space="preserve">In Baltimore City, agency performance plans are aligned </w:t>
      </w:r>
      <w:r w:rsidR="667959DA" w:rsidRPr="234CA095">
        <w:rPr>
          <w:b/>
          <w:bCs/>
        </w:rPr>
        <w:t>as much as</w:t>
      </w:r>
      <w:r w:rsidRPr="234CA095">
        <w:rPr>
          <w:b/>
          <w:bCs/>
        </w:rPr>
        <w:t xml:space="preserve"> possible to the Mayor's Action Plan.</w:t>
      </w:r>
    </w:p>
    <w:p w14:paraId="084B1A58" w14:textId="24D779E0" w:rsidR="00433574" w:rsidRDefault="00433574" w:rsidP="00D83E21">
      <w:pPr>
        <w:pStyle w:val="Heading2"/>
      </w:pPr>
      <w:bookmarkStart w:id="10" w:name="_Toc233012682"/>
      <w:bookmarkStart w:id="11" w:name="_Toc233012876"/>
      <w:bookmarkStart w:id="12" w:name="_Toc233365925"/>
      <w:r>
        <w:t>Deliverables by Stakeholder</w:t>
      </w:r>
      <w:bookmarkEnd w:id="10"/>
      <w:bookmarkEnd w:id="11"/>
      <w:bookmarkEnd w:id="12"/>
    </w:p>
    <w:p w14:paraId="1DDA8296" w14:textId="0267EDC7" w:rsidR="001D529D" w:rsidRPr="001D529D" w:rsidRDefault="003B543C" w:rsidP="001D529D">
      <w:r>
        <w:t>Agencies will submit their performance plan</w:t>
      </w:r>
      <w:r w:rsidR="00771C12">
        <w:t xml:space="preserve">, </w:t>
      </w:r>
      <w:r w:rsidR="00EF61F7">
        <w:t>validation for each measure used in the plan, and in some cases present their plan. All materials will be produced through the performance plan application.</w:t>
      </w:r>
      <w:r>
        <w:t xml:space="preserve"> </w:t>
      </w:r>
      <w:r w:rsidR="001D529D">
        <w:t>The table below includes deliverables by agency type.</w:t>
      </w:r>
    </w:p>
    <w:tbl>
      <w:tblPr>
        <w:tblStyle w:val="PlainTable1"/>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2464"/>
        <w:gridCol w:w="2376"/>
        <w:gridCol w:w="4208"/>
      </w:tblGrid>
      <w:tr w:rsidR="00742662" w:rsidRPr="009B53F6" w14:paraId="1C1B4350" w14:textId="77777777" w:rsidTr="0E06D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shd w:val="clear" w:color="auto" w:fill="44546A" w:themeFill="text2"/>
          </w:tcPr>
          <w:p w14:paraId="42B52647" w14:textId="2DA8279B" w:rsidR="00742662" w:rsidRPr="004823BD" w:rsidRDefault="00742662" w:rsidP="00A46C79">
            <w:pPr>
              <w:rPr>
                <w:rFonts w:asciiTheme="majorHAnsi" w:hAnsiTheme="majorHAnsi" w:cstheme="majorHAnsi"/>
                <w:b w:val="0"/>
                <w:color w:val="E7E6E6" w:themeColor="background2"/>
              </w:rPr>
            </w:pPr>
            <w:r>
              <w:rPr>
                <w:rFonts w:asciiTheme="majorHAnsi" w:hAnsiTheme="majorHAnsi" w:cstheme="majorHAnsi"/>
                <w:b w:val="0"/>
                <w:color w:val="E7E6E6" w:themeColor="background2"/>
              </w:rPr>
              <w:t>Type of Agency</w:t>
            </w:r>
          </w:p>
        </w:tc>
        <w:tc>
          <w:tcPr>
            <w:tcW w:w="2565" w:type="dxa"/>
            <w:shd w:val="clear" w:color="auto" w:fill="44546A" w:themeFill="text2"/>
          </w:tcPr>
          <w:p w14:paraId="3A8A39A6" w14:textId="7BAE58A2" w:rsidR="00742662" w:rsidRPr="00CD2AF0" w:rsidRDefault="00742662" w:rsidP="00A46C7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E7E6E6" w:themeColor="background2"/>
              </w:rPr>
            </w:pPr>
            <w:r>
              <w:rPr>
                <w:rFonts w:asciiTheme="majorHAnsi" w:hAnsiTheme="majorHAnsi" w:cstheme="majorHAnsi"/>
                <w:b w:val="0"/>
                <w:bCs w:val="0"/>
                <w:color w:val="E7E6E6" w:themeColor="background2"/>
              </w:rPr>
              <w:t>Deliverables</w:t>
            </w:r>
          </w:p>
        </w:tc>
        <w:tc>
          <w:tcPr>
            <w:tcW w:w="1863" w:type="dxa"/>
            <w:shd w:val="clear" w:color="auto" w:fill="44546A" w:themeFill="text2"/>
          </w:tcPr>
          <w:p w14:paraId="37B15199" w14:textId="7C9CF894" w:rsidR="00742662" w:rsidRDefault="4D5D7C50" w:rsidP="234CA09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E7E6E6" w:themeColor="background2"/>
              </w:rPr>
            </w:pPr>
            <w:commentRangeStart w:id="13"/>
            <w:commentRangeStart w:id="14"/>
            <w:r w:rsidRPr="234CA095">
              <w:rPr>
                <w:rFonts w:asciiTheme="majorHAnsi" w:hAnsiTheme="majorHAnsi" w:cstheme="majorBidi"/>
                <w:b w:val="0"/>
                <w:bCs w:val="0"/>
                <w:color w:val="E7E6E6" w:themeColor="background2"/>
              </w:rPr>
              <w:t>Presentation</w:t>
            </w:r>
            <w:commentRangeEnd w:id="13"/>
            <w:r w:rsidR="5CFDF67C">
              <w:rPr>
                <w:rStyle w:val="CommentReference"/>
                <w:rFonts w:asciiTheme="majorHAnsi" w:hAnsiTheme="majorHAnsi" w:cstheme="majorBidi"/>
                <w:b w:val="0"/>
                <w:bCs w:val="0"/>
                <w:color w:val="E7E6E6" w:themeColor="background2"/>
                <w:sz w:val="22"/>
                <w:szCs w:val="22"/>
              </w:rPr>
              <w:commentReference w:id="13"/>
            </w:r>
            <w:commentRangeEnd w:id="14"/>
            <w:r w:rsidR="00EC4463">
              <w:rPr>
                <w:rStyle w:val="CommentReference"/>
                <w:rFonts w:asciiTheme="majorHAnsi" w:hAnsiTheme="majorHAnsi" w:cstheme="majorBidi"/>
                <w:b w:val="0"/>
                <w:bCs w:val="0"/>
                <w:color w:val="E7E6E6" w:themeColor="background2"/>
                <w:sz w:val="22"/>
                <w:szCs w:val="22"/>
              </w:rPr>
              <w:commentReference w:id="14"/>
            </w:r>
          </w:p>
        </w:tc>
        <w:tc>
          <w:tcPr>
            <w:tcW w:w="4567" w:type="dxa"/>
            <w:shd w:val="clear" w:color="auto" w:fill="44546A" w:themeFill="text2"/>
          </w:tcPr>
          <w:p w14:paraId="63D2768F" w14:textId="430414A7" w:rsidR="00742662" w:rsidRPr="004823BD" w:rsidRDefault="00742662" w:rsidP="00A46C7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Approvals</w:t>
            </w:r>
          </w:p>
        </w:tc>
      </w:tr>
      <w:tr w:rsidR="00742662" w:rsidRPr="009B53F6" w14:paraId="1B33A4D0" w14:textId="77777777" w:rsidTr="0E06D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Borders>
              <w:bottom w:val="single" w:sz="12" w:space="0" w:color="808080" w:themeColor="background1" w:themeShade="80"/>
            </w:tcBorders>
          </w:tcPr>
          <w:p w14:paraId="5CF21519" w14:textId="7B61409C" w:rsidR="00742662" w:rsidRPr="00871AB9" w:rsidRDefault="00E12715" w:rsidP="00A46C79">
            <w:pPr>
              <w:rPr>
                <w:rFonts w:asciiTheme="majorHAnsi" w:hAnsiTheme="majorHAnsi" w:cstheme="majorBidi"/>
                <w:b w:val="0"/>
                <w:bCs w:val="0"/>
              </w:rPr>
            </w:pPr>
            <w:r>
              <w:rPr>
                <w:rFonts w:asciiTheme="majorHAnsi" w:hAnsiTheme="majorHAnsi" w:cstheme="majorBidi"/>
                <w:b w:val="0"/>
              </w:rPr>
              <w:t>Mayoral Agencies and Offices</w:t>
            </w:r>
          </w:p>
          <w:p w14:paraId="4E205365" w14:textId="77777777" w:rsidR="00742662" w:rsidRPr="00871AB9" w:rsidRDefault="00742662" w:rsidP="00A46C79">
            <w:pPr>
              <w:rPr>
                <w:rFonts w:asciiTheme="majorHAnsi" w:hAnsiTheme="majorHAnsi" w:cstheme="majorBidi"/>
                <w:i/>
                <w:iCs/>
              </w:rPr>
            </w:pPr>
          </w:p>
        </w:tc>
        <w:tc>
          <w:tcPr>
            <w:tcW w:w="2565" w:type="dxa"/>
            <w:tcBorders>
              <w:bottom w:val="single" w:sz="12" w:space="0" w:color="808080" w:themeColor="background1" w:themeShade="80"/>
            </w:tcBorders>
          </w:tcPr>
          <w:p w14:paraId="58EB8A1C" w14:textId="4585B8E1" w:rsidR="00E12715" w:rsidRPr="00E12715" w:rsidRDefault="00E12715" w:rsidP="00E12715">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Agency Performance Plan</w:t>
            </w:r>
          </w:p>
          <w:p w14:paraId="492C386F" w14:textId="33302440" w:rsidR="00742662" w:rsidRPr="00E12715" w:rsidRDefault="00E12715" w:rsidP="00E12715">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Metric Validation</w:t>
            </w:r>
          </w:p>
        </w:tc>
        <w:tc>
          <w:tcPr>
            <w:tcW w:w="1863" w:type="dxa"/>
            <w:tcBorders>
              <w:bottom w:val="single" w:sz="12" w:space="0" w:color="808080" w:themeColor="background1" w:themeShade="80"/>
            </w:tcBorders>
          </w:tcPr>
          <w:p w14:paraId="0F4FEF80" w14:textId="50A72A73" w:rsidR="00742662" w:rsidRPr="00742662" w:rsidRDefault="00E12715" w:rsidP="0074266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Yes</w:t>
            </w:r>
          </w:p>
        </w:tc>
        <w:tc>
          <w:tcPr>
            <w:tcW w:w="4567" w:type="dxa"/>
            <w:tcBorders>
              <w:bottom w:val="single" w:sz="12" w:space="0" w:color="808080" w:themeColor="background1" w:themeShade="80"/>
            </w:tcBorders>
          </w:tcPr>
          <w:p w14:paraId="4DF3C0AE" w14:textId="2E721364" w:rsidR="00742662" w:rsidRPr="00E12715" w:rsidRDefault="00E12715" w:rsidP="00E1271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Full Approval Chain, including Deputy Mayor and City Administrator’s Office</w:t>
            </w:r>
          </w:p>
        </w:tc>
      </w:tr>
      <w:tr w:rsidR="00DC07E4" w:rsidRPr="009B53F6" w14:paraId="4E4BC058" w14:textId="77777777" w:rsidTr="0E06D3BE">
        <w:tc>
          <w:tcPr>
            <w:cnfStyle w:val="001000000000" w:firstRow="0" w:lastRow="0" w:firstColumn="1" w:lastColumn="0" w:oddVBand="0" w:evenVBand="0" w:oddHBand="0" w:evenHBand="0" w:firstRowFirstColumn="0" w:firstRowLastColumn="0" w:lastRowFirstColumn="0" w:lastRowLastColumn="0"/>
            <w:tcW w:w="1805" w:type="dxa"/>
            <w:tcBorders>
              <w:bottom w:val="single" w:sz="4" w:space="0" w:color="auto"/>
            </w:tcBorders>
          </w:tcPr>
          <w:p w14:paraId="27467716" w14:textId="2EA40464" w:rsidR="00DC07E4" w:rsidRPr="00E61AFC" w:rsidRDefault="4035FDD2" w:rsidP="364B61AF">
            <w:pPr>
              <w:rPr>
                <w:rFonts w:asciiTheme="majorHAnsi" w:hAnsiTheme="majorHAnsi" w:cstheme="majorBidi"/>
                <w:b w:val="0"/>
                <w:bCs w:val="0"/>
              </w:rPr>
            </w:pPr>
            <w:r>
              <w:rPr>
                <w:rFonts w:asciiTheme="majorHAnsi" w:hAnsiTheme="majorHAnsi" w:cstheme="majorBidi"/>
                <w:b w:val="0"/>
                <w:bCs w:val="0"/>
              </w:rPr>
              <w:t>Quasi-Agencies</w:t>
            </w:r>
          </w:p>
        </w:tc>
        <w:tc>
          <w:tcPr>
            <w:tcW w:w="2565" w:type="dxa"/>
            <w:tcBorders>
              <w:bottom w:val="single" w:sz="4" w:space="0" w:color="auto"/>
            </w:tcBorders>
          </w:tcPr>
          <w:p w14:paraId="07F18900" w14:textId="77777777" w:rsidR="00DC07E4" w:rsidRPr="00E12715" w:rsidRDefault="00DC07E4" w:rsidP="00DC07E4">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Agency Performance Plan</w:t>
            </w:r>
          </w:p>
          <w:p w14:paraId="55535152" w14:textId="58218403" w:rsidR="00DC07E4" w:rsidRPr="00E61AFC" w:rsidRDefault="00DC07E4" w:rsidP="00DC07E4">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Cs/>
              </w:rPr>
            </w:pPr>
            <w:r>
              <w:rPr>
                <w:rFonts w:asciiTheme="majorHAnsi" w:hAnsiTheme="majorHAnsi" w:cstheme="majorBidi"/>
              </w:rPr>
              <w:t>Metric Validation</w:t>
            </w:r>
          </w:p>
        </w:tc>
        <w:tc>
          <w:tcPr>
            <w:tcW w:w="1863" w:type="dxa"/>
            <w:tcBorders>
              <w:bottom w:val="single" w:sz="4" w:space="0" w:color="auto"/>
            </w:tcBorders>
          </w:tcPr>
          <w:p w14:paraId="5C6FBD09" w14:textId="1E1C3673" w:rsidR="00DC07E4" w:rsidRPr="00DC07E4" w:rsidRDefault="4035FDD2" w:rsidP="364B61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No</w:t>
            </w:r>
          </w:p>
        </w:tc>
        <w:tc>
          <w:tcPr>
            <w:tcW w:w="4567" w:type="dxa"/>
            <w:tcBorders>
              <w:bottom w:val="single" w:sz="4" w:space="0" w:color="auto"/>
            </w:tcBorders>
          </w:tcPr>
          <w:p w14:paraId="7673A9F3" w14:textId="6EB6C593" w:rsidR="00DC07E4" w:rsidRPr="00DC07E4" w:rsidRDefault="00DC07E4" w:rsidP="00DC07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Cs/>
              </w:rPr>
            </w:pPr>
            <w:r>
              <w:rPr>
                <w:rFonts w:asciiTheme="majorHAnsi" w:hAnsiTheme="majorHAnsi" w:cstheme="majorBidi"/>
              </w:rPr>
              <w:t>Full Approval Chain, including Deputy Mayor and City Administrator’s Office</w:t>
            </w:r>
          </w:p>
        </w:tc>
      </w:tr>
      <w:tr w:rsidR="00DC07E4" w:rsidRPr="009B53F6" w14:paraId="09F58EDC" w14:textId="77777777" w:rsidTr="0E06D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Borders>
              <w:top w:val="single" w:sz="4" w:space="0" w:color="auto"/>
              <w:bottom w:val="single" w:sz="12" w:space="0" w:color="808080" w:themeColor="background1" w:themeShade="80"/>
            </w:tcBorders>
          </w:tcPr>
          <w:p w14:paraId="4B1ECD8E" w14:textId="45A3FCD5" w:rsidR="00DC07E4" w:rsidRDefault="00A65B91" w:rsidP="364B61AF">
            <w:pPr>
              <w:rPr>
                <w:rFonts w:asciiTheme="majorHAnsi" w:hAnsiTheme="majorHAnsi" w:cstheme="majorBidi"/>
                <w:b w:val="0"/>
                <w:bCs w:val="0"/>
              </w:rPr>
            </w:pPr>
            <w:r>
              <w:rPr>
                <w:rFonts w:asciiTheme="majorHAnsi" w:hAnsiTheme="majorHAnsi" w:cstheme="majorBidi"/>
                <w:b w:val="0"/>
                <w:bCs w:val="0"/>
              </w:rPr>
              <w:t>Independent Agencies</w:t>
            </w:r>
          </w:p>
        </w:tc>
        <w:tc>
          <w:tcPr>
            <w:tcW w:w="2565" w:type="dxa"/>
            <w:tcBorders>
              <w:top w:val="single" w:sz="4" w:space="0" w:color="auto"/>
              <w:bottom w:val="single" w:sz="12" w:space="0" w:color="808080" w:themeColor="background1" w:themeShade="80"/>
            </w:tcBorders>
          </w:tcPr>
          <w:p w14:paraId="271A4861" w14:textId="78795819" w:rsidR="00DC07E4" w:rsidRPr="00DC07E4" w:rsidRDefault="00DC07E4" w:rsidP="00DC07E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Agency Performance Plan (Optional)</w:t>
            </w:r>
          </w:p>
          <w:p w14:paraId="77C09567" w14:textId="583AC4A1" w:rsidR="00DC07E4" w:rsidRPr="5DE04C44" w:rsidRDefault="00DC07E4" w:rsidP="00DC07E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Metric Validation (Optional)</w:t>
            </w:r>
          </w:p>
        </w:tc>
        <w:tc>
          <w:tcPr>
            <w:tcW w:w="1863" w:type="dxa"/>
            <w:tcBorders>
              <w:top w:val="single" w:sz="4" w:space="0" w:color="auto"/>
              <w:bottom w:val="single" w:sz="12" w:space="0" w:color="808080" w:themeColor="background1" w:themeShade="80"/>
            </w:tcBorders>
          </w:tcPr>
          <w:p w14:paraId="3F764489" w14:textId="39E156EC" w:rsidR="00DC07E4" w:rsidRPr="00DC07E4" w:rsidRDefault="00DC07E4" w:rsidP="00DC07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No</w:t>
            </w:r>
          </w:p>
        </w:tc>
        <w:tc>
          <w:tcPr>
            <w:tcW w:w="4567" w:type="dxa"/>
            <w:tcBorders>
              <w:top w:val="single" w:sz="4" w:space="0" w:color="auto"/>
              <w:bottom w:val="single" w:sz="12" w:space="0" w:color="808080" w:themeColor="background1" w:themeShade="80"/>
            </w:tcBorders>
          </w:tcPr>
          <w:p w14:paraId="323081EF" w14:textId="23BDF0DE" w:rsidR="00DC07E4" w:rsidRPr="00DC07E4" w:rsidRDefault="00DC07E4" w:rsidP="00DC07E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None</w:t>
            </w:r>
          </w:p>
        </w:tc>
      </w:tr>
    </w:tbl>
    <w:p w14:paraId="65DD18CF" w14:textId="77777777" w:rsidR="0035404E" w:rsidRDefault="0035404E" w:rsidP="00D83E21">
      <w:pPr>
        <w:pStyle w:val="Heading2"/>
      </w:pPr>
      <w:bookmarkStart w:id="16" w:name="_Toc233012684"/>
      <w:bookmarkStart w:id="17" w:name="_Toc233012878"/>
      <w:bookmarkStart w:id="18" w:name="_Toc233365927"/>
    </w:p>
    <w:p w14:paraId="15962B88" w14:textId="4111E077" w:rsidR="00895088" w:rsidRDefault="00895088" w:rsidP="00D83E21">
      <w:pPr>
        <w:pStyle w:val="Heading2"/>
      </w:pPr>
      <w:r>
        <w:t xml:space="preserve">Performance Planning </w:t>
      </w:r>
      <w:commentRangeStart w:id="19"/>
      <w:r>
        <w:t>Duration</w:t>
      </w:r>
      <w:bookmarkEnd w:id="16"/>
      <w:bookmarkEnd w:id="17"/>
      <w:bookmarkEnd w:id="18"/>
      <w:commentRangeEnd w:id="19"/>
      <w:r w:rsidR="0038316C">
        <w:rPr>
          <w:rStyle w:val="CommentReference"/>
          <w:sz w:val="26"/>
          <w:szCs w:val="26"/>
        </w:rPr>
        <w:commentReference w:id="19"/>
      </w:r>
    </w:p>
    <w:p w14:paraId="2D649221" w14:textId="3F273F89" w:rsidR="00CC0B65" w:rsidRDefault="2C952375" w:rsidP="00895088">
      <w:r>
        <w:t>All agencies and quasi-agencies will develop a performance plan. Fully independent agencies will have the option to participate in the performance planning process.</w:t>
      </w:r>
    </w:p>
    <w:p w14:paraId="004CFE61" w14:textId="2C894D11" w:rsidR="00895088" w:rsidRDefault="00BC514C" w:rsidP="00895088">
      <w:r>
        <w:t>Agency performance plans will become effective September 30</w:t>
      </w:r>
      <w:del w:id="21" w:author="Kerney, Shamiah (Mayor's Office)" w:date="2026-06-29T15:58:00Z" w16du:dateUtc="2026-06-29T15:58:23Z">
        <w:r w:rsidRPr="234CA095" w:rsidDel="00BC514C">
          <w:rPr>
            <w:vertAlign w:val="superscript"/>
          </w:rPr>
          <w:delText>th</w:delText>
        </w:r>
      </w:del>
      <w:r>
        <w:t xml:space="preserve">, 2026 and </w:t>
      </w:r>
      <w:r w:rsidR="00A366FF">
        <w:t>will be used until the next Mayoral term</w:t>
      </w:r>
      <w:commentRangeStart w:id="22"/>
      <w:commentRangeStart w:id="23"/>
      <w:commentRangeStart w:id="24"/>
      <w:r>
        <w:t xml:space="preserve">. </w:t>
      </w:r>
      <w:r w:rsidR="00A366FF">
        <w:t>The next set of a</w:t>
      </w:r>
      <w:r>
        <w:t xml:space="preserve">gency performance plans will </w:t>
      </w:r>
      <w:commentRangeEnd w:id="22"/>
      <w:r>
        <w:rPr>
          <w:rStyle w:val="CommentReference"/>
          <w:sz w:val="22"/>
          <w:szCs w:val="22"/>
        </w:rPr>
        <w:commentReference w:id="22"/>
      </w:r>
      <w:commentRangeEnd w:id="23"/>
      <w:r w:rsidR="006101AB">
        <w:rPr>
          <w:rStyle w:val="CommentReference"/>
          <w:sz w:val="22"/>
          <w:szCs w:val="22"/>
        </w:rPr>
        <w:commentReference w:id="23"/>
      </w:r>
      <w:commentRangeEnd w:id="24"/>
      <w:r>
        <w:rPr>
          <w:rStyle w:val="CommentReference"/>
          <w:sz w:val="22"/>
          <w:szCs w:val="22"/>
        </w:rPr>
        <w:commentReference w:id="24"/>
      </w:r>
      <w:r w:rsidR="00C51A7B">
        <w:t>be developed after the next Mayor’s Action Plan is completed</w:t>
      </w:r>
      <w:r>
        <w:t>.</w:t>
      </w:r>
    </w:p>
    <w:p w14:paraId="5D7B9871" w14:textId="2258C4E3" w:rsidR="00D418A4" w:rsidRDefault="00D418A4" w:rsidP="00895088">
      <w:r>
        <w:t xml:space="preserve">Agency goals, goal key performance indicators, and service level measures will remain consistent </w:t>
      </w:r>
      <w:r w:rsidR="00E808B6">
        <w:t xml:space="preserve">while this set of agency </w:t>
      </w:r>
      <w:r w:rsidR="002206AD">
        <w:t xml:space="preserve">action plans are </w:t>
      </w:r>
      <w:r w:rsidR="0069578F">
        <w:t>in effect.</w:t>
      </w:r>
      <w:r w:rsidR="00D12CB3">
        <w:t xml:space="preserve"> Targets and initiatives will be updated on an annual basis</w:t>
      </w:r>
      <w:r>
        <w:t xml:space="preserve">. Changes </w:t>
      </w:r>
      <w:commentRangeStart w:id="26"/>
      <w:r>
        <w:t>prior to the next Mayor’s Action Plan</w:t>
      </w:r>
      <w:commentRangeEnd w:id="26"/>
      <w:r>
        <w:rPr>
          <w:rStyle w:val="CommentReference"/>
          <w:sz w:val="22"/>
          <w:szCs w:val="22"/>
        </w:rPr>
        <w:commentReference w:id="26"/>
      </w:r>
      <w:r>
        <w:t xml:space="preserve"> may occur in the following situations only: </w:t>
      </w:r>
    </w:p>
    <w:p w14:paraId="3DD47B8C" w14:textId="609C34C5" w:rsidR="00A73854" w:rsidRDefault="00A73854" w:rsidP="00A73854">
      <w:pPr>
        <w:pStyle w:val="ListParagraph"/>
        <w:numPr>
          <w:ilvl w:val="0"/>
          <w:numId w:val="9"/>
        </w:numPr>
      </w:pPr>
      <w:commentRangeStart w:id="27"/>
      <w:r>
        <w:t>A</w:t>
      </w:r>
      <w:ins w:id="28" w:author="Kerney, Shamiah (Mayor's Office)" w:date="2026-06-29T16:00:00Z" w16du:dateUtc="2026-06-29T16:00:50Z">
        <w:r w:rsidR="68B59130">
          <w:t>n</w:t>
        </w:r>
      </w:ins>
      <w:r>
        <w:t xml:space="preserve"> </w:t>
      </w:r>
      <w:del w:id="29" w:author="Kerney, Shamiah (Mayor's Office)" w:date="2026-06-29T16:00:00Z" w16du:dateUtc="2026-06-29T16:00:57Z">
        <w:r w:rsidDel="00A73854">
          <w:delText>new leader</w:delText>
        </w:r>
      </w:del>
      <w:ins w:id="30" w:author="Kerney, Shamiah (Mayor's Office)" w:date="2026-06-29T16:00:00Z" w16du:dateUtc="2026-06-29T16:00:58Z">
        <w:r w:rsidR="4E3F6A8D">
          <w:t>agency</w:t>
        </w:r>
      </w:ins>
      <w:r>
        <w:t xml:space="preserve"> undergoes an intentional strategic planning process,</w:t>
      </w:r>
      <w:commentRangeEnd w:id="27"/>
      <w:r w:rsidR="008C0AD3">
        <w:rPr>
          <w:rStyle w:val="CommentReference"/>
          <w:sz w:val="22"/>
          <w:szCs w:val="22"/>
        </w:rPr>
        <w:commentReference w:id="27"/>
      </w:r>
    </w:p>
    <w:p w14:paraId="1B9484E6" w14:textId="77777777" w:rsidR="00E83966" w:rsidRDefault="00A73854" w:rsidP="00E83966">
      <w:pPr>
        <w:pStyle w:val="ListParagraph"/>
        <w:numPr>
          <w:ilvl w:val="0"/>
          <w:numId w:val="9"/>
        </w:numPr>
      </w:pPr>
      <w:r>
        <w:t>An agency is substantially reorganized through the budget development process,</w:t>
      </w:r>
    </w:p>
    <w:p w14:paraId="45B0443A" w14:textId="512C5259" w:rsidR="00362D2F" w:rsidRDefault="00A73854" w:rsidP="00362D2F">
      <w:pPr>
        <w:pStyle w:val="ListParagraph"/>
        <w:numPr>
          <w:ilvl w:val="0"/>
          <w:numId w:val="9"/>
        </w:numPr>
      </w:pPr>
      <w:r>
        <w:t xml:space="preserve">Approved services reorganized or reconstitution during the budget process </w:t>
      </w:r>
      <w:commentRangeStart w:id="32"/>
      <w:r>
        <w:t>(</w:t>
      </w:r>
      <w:r w:rsidR="00D12CB3">
        <w:t>the relevant</w:t>
      </w:r>
      <w:r w:rsidR="00D5722B">
        <w:t xml:space="preserve"> part of the plan may</w:t>
      </w:r>
      <w:r w:rsidR="00D12CB3">
        <w:t xml:space="preserve"> </w:t>
      </w:r>
      <w:r w:rsidR="00D5722B">
        <w:t>be</w:t>
      </w:r>
      <w:r>
        <w:t xml:space="preserve"> update</w:t>
      </w:r>
      <w:r w:rsidR="00D5722B">
        <w:t>d</w:t>
      </w:r>
      <w:r w:rsidR="00D12CB3">
        <w:t xml:space="preserve"> in this scenario</w:t>
      </w:r>
      <w:r>
        <w:t>)</w:t>
      </w:r>
      <w:commentRangeEnd w:id="32"/>
      <w:r>
        <w:rPr>
          <w:rStyle w:val="CommentReference"/>
          <w:sz w:val="22"/>
          <w:szCs w:val="22"/>
        </w:rPr>
        <w:commentReference w:id="32"/>
      </w:r>
      <w:r>
        <w:t xml:space="preserve">, or </w:t>
      </w:r>
    </w:p>
    <w:p w14:paraId="796DF6C4" w14:textId="3FA9C57D" w:rsidR="00A73854" w:rsidRDefault="007C1AD5" w:rsidP="00D83E21">
      <w:pPr>
        <w:pStyle w:val="ListParagraph"/>
        <w:numPr>
          <w:ilvl w:val="0"/>
          <w:numId w:val="9"/>
        </w:numPr>
      </w:pPr>
      <w:r>
        <w:t xml:space="preserve">A goal is accomplished early and the accomplishment is approved by the Deputy Mayor and City Administrator </w:t>
      </w:r>
      <w:r w:rsidR="00D12CB3">
        <w:t xml:space="preserve">process </w:t>
      </w:r>
      <w:commentRangeStart w:id="33"/>
      <w:r w:rsidR="00D12CB3">
        <w:t>(the relevant part of the plan may be updated in this scenario)</w:t>
      </w:r>
      <w:commentRangeEnd w:id="33"/>
      <w:r w:rsidR="00D12CB3">
        <w:rPr>
          <w:rStyle w:val="CommentReference"/>
          <w:sz w:val="22"/>
          <w:szCs w:val="22"/>
        </w:rPr>
        <w:commentReference w:id="33"/>
      </w:r>
      <w:r w:rsidR="00D12CB3">
        <w:t xml:space="preserve"> </w:t>
      </w:r>
      <w:r>
        <w:t>.</w:t>
      </w:r>
    </w:p>
    <w:p w14:paraId="3B0A9EEE" w14:textId="34A4714A" w:rsidR="00895088" w:rsidRDefault="00895088" w:rsidP="00D83E21">
      <w:pPr>
        <w:pStyle w:val="Heading2"/>
      </w:pPr>
      <w:bookmarkStart w:id="34" w:name="_Toc233012685"/>
      <w:bookmarkStart w:id="35" w:name="_Toc233012879"/>
      <w:bookmarkStart w:id="36" w:name="_Toc233365928"/>
      <w:r>
        <w:t>In-Scope and Out of Scope</w:t>
      </w:r>
      <w:bookmarkEnd w:id="34"/>
      <w:bookmarkEnd w:id="35"/>
      <w:bookmarkEnd w:id="36"/>
    </w:p>
    <w:p w14:paraId="14D49952" w14:textId="3BB5F1FE" w:rsidR="00895088" w:rsidRDefault="00CC3A72" w:rsidP="00895088">
      <w:r>
        <w:t>The agency performance planning process will be used to:</w:t>
      </w:r>
    </w:p>
    <w:p w14:paraId="0F979F43" w14:textId="462F89BC" w:rsidR="003E4653" w:rsidRDefault="003E4653" w:rsidP="005B70E5">
      <w:pPr>
        <w:pStyle w:val="ListParagraph"/>
        <w:numPr>
          <w:ilvl w:val="0"/>
          <w:numId w:val="13"/>
        </w:numPr>
      </w:pPr>
      <w:r>
        <w:t>Establish the top priorities for the agency for the remainder of the term, in alignment with the Mayor’s Action Plan.</w:t>
      </w:r>
    </w:p>
    <w:p w14:paraId="63C88A1C" w14:textId="334F8CAC" w:rsidR="00F835B0" w:rsidRDefault="00D021AA" w:rsidP="005B70E5">
      <w:pPr>
        <w:pStyle w:val="ListParagraph"/>
        <w:numPr>
          <w:ilvl w:val="0"/>
          <w:numId w:val="13"/>
        </w:numPr>
      </w:pPr>
      <w:r>
        <w:t>Establish SMART (Specific, Measurable, Achievable, Relevant, and Time-bound) goals for those priorities.</w:t>
      </w:r>
    </w:p>
    <w:p w14:paraId="7D236F0D" w14:textId="4A1F9215" w:rsidR="003D20A6" w:rsidRDefault="00F835B0" w:rsidP="005B70E5">
      <w:pPr>
        <w:pStyle w:val="ListParagraph"/>
        <w:numPr>
          <w:ilvl w:val="0"/>
          <w:numId w:val="13"/>
        </w:numPr>
      </w:pPr>
      <w:r>
        <w:t>Establish key performance indicators and FY27 targets for those priorities.</w:t>
      </w:r>
    </w:p>
    <w:p w14:paraId="369A4B5C" w14:textId="5849CE41" w:rsidR="007A443A" w:rsidRDefault="007A443A" w:rsidP="005B70E5">
      <w:pPr>
        <w:pStyle w:val="ListParagraph"/>
        <w:numPr>
          <w:ilvl w:val="0"/>
          <w:numId w:val="13"/>
        </w:numPr>
      </w:pPr>
      <w:r>
        <w:t>Commit to concrete FY27 activities to execute the prioritized SMART goals.</w:t>
      </w:r>
    </w:p>
    <w:p w14:paraId="6F415F39" w14:textId="27A4ABE2" w:rsidR="00B20C81" w:rsidRDefault="006504A2" w:rsidP="005B70E5">
      <w:pPr>
        <w:pStyle w:val="ListParagraph"/>
        <w:numPr>
          <w:ilvl w:val="0"/>
          <w:numId w:val="13"/>
        </w:numPr>
      </w:pPr>
      <w:r>
        <w:t>Select new metrics or keep existing metrics at the service level. Set FY27 targets for any new service level metric.</w:t>
      </w:r>
    </w:p>
    <w:p w14:paraId="3F12E6BF" w14:textId="2F83361B" w:rsidR="00C97934" w:rsidRDefault="00C97934" w:rsidP="005B70E5">
      <w:pPr>
        <w:pStyle w:val="ListParagraph"/>
        <w:numPr>
          <w:ilvl w:val="0"/>
          <w:numId w:val="13"/>
        </w:numPr>
      </w:pPr>
      <w:r>
        <w:t>Ensure that each measure is calculable and that t</w:t>
      </w:r>
      <w:commentRangeStart w:id="37"/>
      <w:r>
        <w:t>he knowledge is transferable</w:t>
      </w:r>
      <w:commentRangeEnd w:id="37"/>
      <w:r>
        <w:rPr>
          <w:rStyle w:val="CommentReference"/>
          <w:sz w:val="22"/>
          <w:szCs w:val="22"/>
        </w:rPr>
        <w:commentReference w:id="37"/>
      </w:r>
      <w:r w:rsidR="008D48F7">
        <w:t xml:space="preserve"> upon staff transition</w:t>
      </w:r>
      <w:r>
        <w:t>.</w:t>
      </w:r>
    </w:p>
    <w:p w14:paraId="366045C9" w14:textId="3E47150A" w:rsidR="00B20C81" w:rsidRDefault="00F72615" w:rsidP="005B70E5">
      <w:pPr>
        <w:pStyle w:val="ListParagraph"/>
        <w:numPr>
          <w:ilvl w:val="0"/>
          <w:numId w:val="13"/>
        </w:numPr>
      </w:pPr>
      <w:r>
        <w:t xml:space="preserve">Identify opportunities for reorganization for submission during the FY28 budget development process. Criteria for these recommendations can be found in the </w:t>
      </w:r>
      <w:r>
        <w:rPr>
          <w:i/>
          <w:iCs/>
        </w:rPr>
        <w:t>Appendix.</w:t>
      </w:r>
    </w:p>
    <w:p w14:paraId="7F29EC00" w14:textId="7396364A" w:rsidR="00A92AB1" w:rsidRDefault="00A92AB1" w:rsidP="00A92AB1">
      <w:r>
        <w:t>The agency performance planning process will not be used to:</w:t>
      </w:r>
    </w:p>
    <w:p w14:paraId="77BDF6AA" w14:textId="2737CC58" w:rsidR="00A92AB1" w:rsidRDefault="4A111D99" w:rsidP="005B70E5">
      <w:pPr>
        <w:pStyle w:val="ListParagraph"/>
        <w:numPr>
          <w:ilvl w:val="0"/>
          <w:numId w:val="14"/>
        </w:numPr>
      </w:pPr>
      <w:r>
        <w:t>Update agency budgets</w:t>
      </w:r>
      <w:r w:rsidR="306E9991">
        <w:t>.</w:t>
      </w:r>
    </w:p>
    <w:p w14:paraId="72F1DAEE" w14:textId="01F13964" w:rsidR="006504A2" w:rsidRDefault="0EED1F35" w:rsidP="005B70E5">
      <w:pPr>
        <w:pStyle w:val="ListParagraph"/>
        <w:numPr>
          <w:ilvl w:val="0"/>
          <w:numId w:val="14"/>
        </w:numPr>
      </w:pPr>
      <w:r>
        <w:t xml:space="preserve">Reorganize an agency or propose new services </w:t>
      </w:r>
      <w:commentRangeStart w:id="38"/>
      <w:r>
        <w:t>(this can be done</w:t>
      </w:r>
      <w:r w:rsidR="0033753D">
        <w:t xml:space="preserve"> during the FY28 budget development process, </w:t>
      </w:r>
      <w:r>
        <w:t xml:space="preserve"> October 20</w:t>
      </w:r>
      <w:r w:rsidRPr="2D337B2B">
        <w:rPr>
          <w:vertAlign w:val="superscript"/>
        </w:rPr>
        <w:t>th</w:t>
      </w:r>
      <w:r>
        <w:t>-December 4)</w:t>
      </w:r>
      <w:r w:rsidR="21045301">
        <w:t>.</w:t>
      </w:r>
      <w:commentRangeEnd w:id="38"/>
      <w:r w:rsidR="00166542">
        <w:rPr>
          <w:rStyle w:val="CommentReference"/>
          <w:sz w:val="22"/>
          <w:szCs w:val="22"/>
        </w:rPr>
        <w:commentReference w:id="38"/>
      </w:r>
    </w:p>
    <w:p w14:paraId="0E7FC82B" w14:textId="7544E640" w:rsidR="0012606E" w:rsidRDefault="140D8FDF" w:rsidP="00D83E21">
      <w:pPr>
        <w:pStyle w:val="ListParagraph"/>
        <w:numPr>
          <w:ilvl w:val="0"/>
          <w:numId w:val="14"/>
        </w:numPr>
      </w:pPr>
      <w:r>
        <w:t>Update FY27 targets for any service level metric in the performance plan</w:t>
      </w:r>
      <w:r w:rsidR="7FE7B627">
        <w:t>.</w:t>
      </w:r>
      <w:bookmarkStart w:id="39" w:name="_Toc233012686"/>
    </w:p>
    <w:p w14:paraId="071A8E08" w14:textId="77777777" w:rsidR="00C55D06" w:rsidRDefault="00C55D06" w:rsidP="00D83E21">
      <w:pPr>
        <w:pStyle w:val="Heading2"/>
      </w:pPr>
      <w:bookmarkStart w:id="40" w:name="_Toc233012880"/>
      <w:bookmarkStart w:id="41" w:name="_Toc233365929"/>
      <w:r>
        <w:t>Agency Performance Planning Timeline</w:t>
      </w:r>
      <w:bookmarkEnd w:id="39"/>
      <w:bookmarkEnd w:id="40"/>
      <w:bookmarkEnd w:id="41"/>
    </w:p>
    <w:p w14:paraId="20C7786A" w14:textId="6120405B" w:rsidR="00C55D06" w:rsidRPr="004823BD" w:rsidRDefault="00C55D06" w:rsidP="00C55D06">
      <w:pPr>
        <w:rPr>
          <w:rFonts w:asciiTheme="majorHAnsi" w:hAnsiTheme="majorHAnsi" w:cstheme="majorHAnsi"/>
        </w:rPr>
      </w:pPr>
      <w:r>
        <w:rPr>
          <w:rFonts w:asciiTheme="majorHAnsi" w:hAnsiTheme="majorHAnsi" w:cstheme="majorHAnsi"/>
        </w:rPr>
        <w:t xml:space="preserve">The table below summarizes major milestones for the agency performance planning process. All dates outlined below are subject to change throughout the planning process. </w:t>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7"/>
        <w:gridCol w:w="1528"/>
        <w:gridCol w:w="7295"/>
      </w:tblGrid>
      <w:tr w:rsidR="00C55D06" w:rsidRPr="009844A1" w14:paraId="342FB226" w14:textId="77777777" w:rsidTr="2D33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shd w:val="clear" w:color="auto" w:fill="44546A" w:themeFill="text2"/>
          </w:tcPr>
          <w:p w14:paraId="1F633421" w14:textId="77777777" w:rsidR="00C55D06" w:rsidRPr="004823BD" w:rsidRDefault="00C55D06" w:rsidP="009F5CAF">
            <w:pPr>
              <w:rPr>
                <w:rFonts w:asciiTheme="majorHAnsi" w:hAnsiTheme="majorHAnsi" w:cstheme="majorBidi"/>
                <w:b w:val="0"/>
                <w:bCs w:val="0"/>
                <w:color w:val="E7E6E6" w:themeColor="background2"/>
              </w:rPr>
            </w:pPr>
            <w:r>
              <w:rPr>
                <w:rFonts w:asciiTheme="majorHAnsi" w:hAnsiTheme="majorHAnsi" w:cstheme="majorBidi"/>
                <w:b w:val="0"/>
                <w:bCs w:val="0"/>
                <w:color w:val="E7E6E6" w:themeColor="background2"/>
              </w:rPr>
              <w:t>Start Date</w:t>
            </w:r>
          </w:p>
        </w:tc>
        <w:tc>
          <w:tcPr>
            <w:tcW w:w="1528" w:type="dxa"/>
            <w:shd w:val="clear" w:color="auto" w:fill="44546A" w:themeFill="text2"/>
          </w:tcPr>
          <w:p w14:paraId="3BD3A39D" w14:textId="77777777" w:rsidR="00C55D06" w:rsidRPr="004823BD" w:rsidRDefault="00C55D06" w:rsidP="009F5C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End Date</w:t>
            </w:r>
          </w:p>
        </w:tc>
        <w:tc>
          <w:tcPr>
            <w:tcW w:w="7295" w:type="dxa"/>
            <w:shd w:val="clear" w:color="auto" w:fill="44546A" w:themeFill="text2"/>
          </w:tcPr>
          <w:p w14:paraId="41389EC5" w14:textId="77777777" w:rsidR="00C55D06" w:rsidRPr="004823BD" w:rsidRDefault="00C55D06" w:rsidP="009F5C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E7E6E6" w:themeColor="background2"/>
              </w:rPr>
            </w:pPr>
            <w:r>
              <w:rPr>
                <w:rFonts w:asciiTheme="majorHAnsi" w:hAnsiTheme="majorHAnsi" w:cstheme="majorBidi"/>
                <w:b w:val="0"/>
                <w:bCs w:val="0"/>
                <w:color w:val="E7E6E6" w:themeColor="background2"/>
              </w:rPr>
              <w:t>Milestone</w:t>
            </w:r>
          </w:p>
        </w:tc>
      </w:tr>
      <w:tr w:rsidR="00C55D06" w:rsidRPr="009844A1" w14:paraId="6D491AC5" w14:textId="77777777" w:rsidTr="2D33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bottom w:val="single" w:sz="8" w:space="0" w:color="808080" w:themeColor="background1" w:themeShade="80"/>
            </w:tcBorders>
          </w:tcPr>
          <w:p w14:paraId="24D239B1" w14:textId="791BC764" w:rsidR="00C55D06" w:rsidRPr="004823BD" w:rsidRDefault="00C55D06" w:rsidP="009F5CAF">
            <w:pPr>
              <w:rPr>
                <w:rFonts w:asciiTheme="majorHAnsi" w:hAnsiTheme="majorHAnsi" w:cstheme="majorBidi"/>
              </w:rPr>
            </w:pPr>
            <w:r>
              <w:rPr>
                <w:rFonts w:asciiTheme="majorHAnsi" w:hAnsiTheme="majorHAnsi" w:cstheme="majorBidi"/>
                <w:b w:val="0"/>
                <w:bCs w:val="0"/>
              </w:rPr>
              <w:t>June 30</w:t>
            </w:r>
          </w:p>
        </w:tc>
        <w:tc>
          <w:tcPr>
            <w:tcW w:w="1528" w:type="dxa"/>
            <w:tcBorders>
              <w:bottom w:val="single" w:sz="8" w:space="0" w:color="808080" w:themeColor="background1" w:themeShade="80"/>
            </w:tcBorders>
          </w:tcPr>
          <w:p w14:paraId="2FFC05A2" w14:textId="77777777" w:rsidR="00C55D06" w:rsidRPr="004823BD" w:rsidRDefault="00C55D06" w:rsidP="009F5C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n/a</w:t>
            </w:r>
          </w:p>
        </w:tc>
        <w:tc>
          <w:tcPr>
            <w:tcW w:w="7295" w:type="dxa"/>
            <w:tcBorders>
              <w:bottom w:val="single" w:sz="8" w:space="0" w:color="808080" w:themeColor="background1" w:themeShade="80"/>
            </w:tcBorders>
          </w:tcPr>
          <w:p w14:paraId="7270D285" w14:textId="77777777" w:rsidR="00C55D06" w:rsidRPr="004823BD" w:rsidRDefault="00C55D06" w:rsidP="009F5C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Agency Performance Plan Guidance is Released and Application Open</w:t>
            </w:r>
          </w:p>
        </w:tc>
      </w:tr>
      <w:tr w:rsidR="00C55D06" w:rsidRPr="009844A1" w14:paraId="476A033C" w14:textId="77777777" w:rsidTr="2D337B2B">
        <w:tc>
          <w:tcPr>
            <w:cnfStyle w:val="001000000000" w:firstRow="0" w:lastRow="0" w:firstColumn="1" w:lastColumn="0" w:oddVBand="0" w:evenVBand="0" w:oddHBand="0" w:evenHBand="0" w:firstRowFirstColumn="0" w:firstRowLastColumn="0" w:lastRowFirstColumn="0" w:lastRowLastColumn="0"/>
            <w:tcW w:w="1527" w:type="dxa"/>
            <w:tcBorders>
              <w:top w:val="single" w:sz="8" w:space="0" w:color="808080" w:themeColor="background1" w:themeShade="80"/>
              <w:bottom w:val="single" w:sz="8" w:space="0" w:color="808080" w:themeColor="background1" w:themeShade="80"/>
            </w:tcBorders>
          </w:tcPr>
          <w:p w14:paraId="2894EB7B" w14:textId="77777777" w:rsidR="00C55D06" w:rsidRPr="004823BD" w:rsidRDefault="00C55D06" w:rsidP="009F5CAF">
            <w:pPr>
              <w:rPr>
                <w:rFonts w:asciiTheme="majorHAnsi" w:hAnsiTheme="majorHAnsi" w:cstheme="majorBidi"/>
              </w:rPr>
            </w:pPr>
            <w:r>
              <w:rPr>
                <w:rFonts w:asciiTheme="majorHAnsi" w:hAnsiTheme="majorHAnsi" w:cstheme="majorBidi"/>
                <w:b w:val="0"/>
                <w:bCs w:val="0"/>
              </w:rPr>
              <w:t>July 6</w:t>
            </w:r>
          </w:p>
        </w:tc>
        <w:tc>
          <w:tcPr>
            <w:tcW w:w="1528" w:type="dxa"/>
            <w:tcBorders>
              <w:top w:val="single" w:sz="8" w:space="0" w:color="808080" w:themeColor="background1" w:themeShade="80"/>
              <w:bottom w:val="single" w:sz="8" w:space="0" w:color="808080" w:themeColor="background1" w:themeShade="80"/>
            </w:tcBorders>
          </w:tcPr>
          <w:p w14:paraId="741AA785" w14:textId="77777777" w:rsidR="00C55D06" w:rsidRPr="004823BD" w:rsidRDefault="00C55D06" w:rsidP="009F5C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July 17</w:t>
            </w:r>
          </w:p>
        </w:tc>
        <w:tc>
          <w:tcPr>
            <w:tcW w:w="7295" w:type="dxa"/>
            <w:tcBorders>
              <w:top w:val="single" w:sz="8" w:space="0" w:color="808080" w:themeColor="background1" w:themeShade="80"/>
              <w:bottom w:val="single" w:sz="8" w:space="0" w:color="808080" w:themeColor="background1" w:themeShade="80"/>
            </w:tcBorders>
          </w:tcPr>
          <w:p w14:paraId="3D99915A" w14:textId="77777777" w:rsidR="00C55D06" w:rsidRPr="004823BD" w:rsidRDefault="00C55D06" w:rsidP="009F5C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Training </w:t>
            </w:r>
          </w:p>
        </w:tc>
      </w:tr>
      <w:tr w:rsidR="00C55D06" w:rsidRPr="009844A1" w14:paraId="639ECB36" w14:textId="77777777" w:rsidTr="2D33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top w:val="single" w:sz="8" w:space="0" w:color="808080" w:themeColor="background1" w:themeShade="80"/>
              <w:bottom w:val="single" w:sz="8" w:space="0" w:color="808080" w:themeColor="background1" w:themeShade="80"/>
            </w:tcBorders>
          </w:tcPr>
          <w:p w14:paraId="490AF0F5" w14:textId="2B9E2679" w:rsidR="00C55D06" w:rsidRPr="00D65817" w:rsidRDefault="0020418B" w:rsidP="009F5CAF">
            <w:pPr>
              <w:rPr>
                <w:b w:val="0"/>
                <w:bCs w:val="0"/>
              </w:rPr>
            </w:pPr>
            <w:r>
              <w:rPr>
                <w:b w:val="0"/>
                <w:bCs w:val="0"/>
              </w:rPr>
              <w:t>July 1</w:t>
            </w:r>
          </w:p>
        </w:tc>
        <w:tc>
          <w:tcPr>
            <w:tcW w:w="1528" w:type="dxa"/>
            <w:tcBorders>
              <w:top w:val="single" w:sz="8" w:space="0" w:color="808080" w:themeColor="background1" w:themeShade="80"/>
              <w:bottom w:val="single" w:sz="8" w:space="0" w:color="808080" w:themeColor="background1" w:themeShade="80"/>
            </w:tcBorders>
          </w:tcPr>
          <w:p w14:paraId="43CAD0E1" w14:textId="77777777" w:rsidR="00C55D06" w:rsidRPr="004823BD" w:rsidRDefault="00C55D06" w:rsidP="009F5CAF">
            <w:pPr>
              <w:cnfStyle w:val="000000100000" w:firstRow="0" w:lastRow="0" w:firstColumn="0" w:lastColumn="0" w:oddVBand="0" w:evenVBand="0" w:oddHBand="1" w:evenHBand="0" w:firstRowFirstColumn="0" w:firstRowLastColumn="0" w:lastRowFirstColumn="0" w:lastRowLastColumn="0"/>
            </w:pPr>
            <w:r>
              <w:rPr>
                <w:rFonts w:asciiTheme="majorHAnsi" w:hAnsiTheme="majorHAnsi" w:cstheme="majorBidi"/>
              </w:rPr>
              <w:t>August 5</w:t>
            </w:r>
          </w:p>
        </w:tc>
        <w:tc>
          <w:tcPr>
            <w:tcW w:w="7295" w:type="dxa"/>
            <w:tcBorders>
              <w:top w:val="single" w:sz="8" w:space="0" w:color="808080" w:themeColor="background1" w:themeShade="80"/>
              <w:bottom w:val="single" w:sz="8" w:space="0" w:color="808080" w:themeColor="background1" w:themeShade="80"/>
            </w:tcBorders>
          </w:tcPr>
          <w:p w14:paraId="56BC1477" w14:textId="77777777" w:rsidR="00C55D06" w:rsidRDefault="00C55D06" w:rsidP="009F5C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Agencies submit first draft </w:t>
            </w:r>
          </w:p>
          <w:p w14:paraId="0869F313" w14:textId="55A95BE6" w:rsidR="00C55D06" w:rsidRPr="00247B69" w:rsidRDefault="7226F8DC" w:rsidP="2D337B2B">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D337B2B">
              <w:rPr>
                <w:rFonts w:asciiTheme="majorHAnsi" w:hAnsiTheme="majorHAnsi" w:cstheme="majorBidi"/>
              </w:rPr>
              <w:t xml:space="preserve">Agencies set up individual meetings with their assigned analyst </w:t>
            </w:r>
            <w:r w:rsidR="00CF1468">
              <w:rPr>
                <w:rFonts w:asciiTheme="majorHAnsi" w:hAnsiTheme="majorHAnsi" w:cstheme="majorBidi"/>
              </w:rPr>
              <w:t xml:space="preserve">(listed later in document) </w:t>
            </w:r>
            <w:r w:rsidRPr="2D337B2B">
              <w:rPr>
                <w:rFonts w:asciiTheme="majorHAnsi" w:hAnsiTheme="majorHAnsi" w:cstheme="majorBidi"/>
              </w:rPr>
              <w:t>for in-depth support</w:t>
            </w:r>
            <w:r w:rsidR="37F47454" w:rsidRPr="2D337B2B">
              <w:rPr>
                <w:rFonts w:asciiTheme="majorHAnsi" w:hAnsiTheme="majorHAnsi" w:cstheme="majorBidi"/>
              </w:rPr>
              <w:t>.</w:t>
            </w:r>
          </w:p>
        </w:tc>
      </w:tr>
      <w:tr w:rsidR="00C55D06" w:rsidRPr="009844A1" w14:paraId="3E2F34BE" w14:textId="77777777" w:rsidTr="2D337B2B">
        <w:tc>
          <w:tcPr>
            <w:cnfStyle w:val="001000000000" w:firstRow="0" w:lastRow="0" w:firstColumn="1" w:lastColumn="0" w:oddVBand="0" w:evenVBand="0" w:oddHBand="0" w:evenHBand="0" w:firstRowFirstColumn="0" w:firstRowLastColumn="0" w:lastRowFirstColumn="0" w:lastRowLastColumn="0"/>
            <w:tcW w:w="1527" w:type="dxa"/>
            <w:tcBorders>
              <w:top w:val="single" w:sz="8" w:space="0" w:color="808080" w:themeColor="background1" w:themeShade="80"/>
              <w:bottom w:val="single" w:sz="8" w:space="0" w:color="808080" w:themeColor="background1" w:themeShade="80"/>
            </w:tcBorders>
          </w:tcPr>
          <w:p w14:paraId="5DE6B001" w14:textId="77777777" w:rsidR="00C55D06" w:rsidRDefault="00C55D06" w:rsidP="009F5CAF">
            <w:r>
              <w:rPr>
                <w:b w:val="0"/>
                <w:bCs w:val="0"/>
              </w:rPr>
              <w:t>Upon Submission</w:t>
            </w:r>
          </w:p>
        </w:tc>
        <w:tc>
          <w:tcPr>
            <w:tcW w:w="1528" w:type="dxa"/>
            <w:tcBorders>
              <w:top w:val="single" w:sz="8" w:space="0" w:color="808080" w:themeColor="background1" w:themeShade="80"/>
              <w:bottom w:val="single" w:sz="8" w:space="0" w:color="808080" w:themeColor="background1" w:themeShade="80"/>
            </w:tcBorders>
          </w:tcPr>
          <w:p w14:paraId="75FB0AF3" w14:textId="77777777" w:rsidR="00C55D06" w:rsidRDefault="00C55D06" w:rsidP="009F5C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August 12</w:t>
            </w:r>
          </w:p>
        </w:tc>
        <w:tc>
          <w:tcPr>
            <w:tcW w:w="7295" w:type="dxa"/>
            <w:tcBorders>
              <w:top w:val="single" w:sz="8" w:space="0" w:color="808080" w:themeColor="background1" w:themeShade="80"/>
              <w:bottom w:val="single" w:sz="8" w:space="0" w:color="808080" w:themeColor="background1" w:themeShade="80"/>
            </w:tcBorders>
          </w:tcPr>
          <w:p w14:paraId="5FB1FF0B" w14:textId="3D653C07" w:rsidR="00A12426" w:rsidRDefault="00C55D06" w:rsidP="00A12426">
            <w:pPr>
              <w:cnfStyle w:val="000000000000" w:firstRow="0" w:lastRow="0" w:firstColumn="0" w:lastColumn="0" w:oddVBand="0" w:evenVBand="0" w:oddHBand="0" w:evenHBand="0" w:firstRowFirstColumn="0" w:firstRowLastColumn="0" w:lastRowFirstColumn="0" w:lastRowLastColumn="0"/>
            </w:pPr>
            <w:r w:rsidRPr="234CA095">
              <w:rPr>
                <w:rFonts w:asciiTheme="majorHAnsi" w:hAnsiTheme="majorHAnsi" w:cstheme="majorBidi"/>
              </w:rPr>
              <w:t>First drafts</w:t>
            </w:r>
            <w:commentRangeStart w:id="42"/>
            <w:r w:rsidRPr="234CA095">
              <w:rPr>
                <w:rFonts w:asciiTheme="majorHAnsi" w:hAnsiTheme="majorHAnsi" w:cstheme="majorBidi"/>
              </w:rPr>
              <w:t xml:space="preserve"> scored </w:t>
            </w:r>
            <w:commentRangeEnd w:id="42"/>
            <w:r w:rsidRPr="234CA095">
              <w:rPr>
                <w:rStyle w:val="CommentReference"/>
                <w:rFonts w:asciiTheme="majorHAnsi" w:hAnsiTheme="majorHAnsi" w:cstheme="majorBidi"/>
                <w:sz w:val="22"/>
                <w:szCs w:val="22"/>
              </w:rPr>
              <w:commentReference w:id="42"/>
            </w:r>
            <w:r w:rsidRPr="234CA095">
              <w:rPr>
                <w:rFonts w:asciiTheme="majorHAnsi" w:hAnsiTheme="majorHAnsi" w:cstheme="majorBidi"/>
              </w:rPr>
              <w:t xml:space="preserve">by </w:t>
            </w:r>
            <w:r w:rsidR="00CF1468">
              <w:rPr>
                <w:rFonts w:asciiTheme="majorHAnsi" w:hAnsiTheme="majorHAnsi" w:cstheme="majorBidi"/>
              </w:rPr>
              <w:t>a</w:t>
            </w:r>
            <w:r w:rsidRPr="234CA095">
              <w:rPr>
                <w:rFonts w:asciiTheme="majorHAnsi" w:hAnsiTheme="majorHAnsi" w:cstheme="majorBidi"/>
              </w:rPr>
              <w:t>nalyst</w:t>
            </w:r>
            <w:r w:rsidR="00C402CD">
              <w:rPr>
                <w:rFonts w:asciiTheme="majorHAnsi" w:hAnsiTheme="majorHAnsi" w:cstheme="majorBidi"/>
              </w:rPr>
              <w:t xml:space="preserve"> using in-application </w:t>
            </w:r>
            <w:r w:rsidR="00A12426">
              <w:rPr>
                <w:rFonts w:asciiTheme="majorHAnsi" w:hAnsiTheme="majorHAnsi" w:cstheme="majorBidi"/>
              </w:rPr>
              <w:t xml:space="preserve">rubric. </w:t>
            </w:r>
            <w:r w:rsidR="00A12426" w:rsidRPr="00A12426">
              <w:rPr>
                <w:rFonts w:asciiTheme="majorHAnsi" w:hAnsiTheme="majorHAnsi" w:cstheme="majorBidi"/>
              </w:rPr>
              <w:t xml:space="preserve">A full rubric can be found </w:t>
            </w:r>
            <w:hyperlink r:id="rId17" w:history="1">
              <w:r w:rsidR="00A12426" w:rsidRPr="00A12426">
                <w:rPr>
                  <w:rFonts w:asciiTheme="majorHAnsi" w:hAnsiTheme="majorHAnsi" w:cstheme="majorBidi"/>
                </w:rPr>
                <w:t>here</w:t>
              </w:r>
            </w:hyperlink>
            <w:r w:rsidR="00A12426" w:rsidRPr="00A12426">
              <w:rPr>
                <w:rFonts w:asciiTheme="majorHAnsi" w:hAnsiTheme="majorHAnsi" w:cstheme="majorBidi"/>
              </w:rPr>
              <w:t>.</w:t>
            </w:r>
          </w:p>
          <w:p w14:paraId="3ADFFE65" w14:textId="4A922FDF" w:rsidR="00C55D06" w:rsidRDefault="00C55D06" w:rsidP="234CA09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p>
        </w:tc>
      </w:tr>
      <w:tr w:rsidR="00C55D06" w:rsidRPr="009844A1" w14:paraId="1E3CEB42" w14:textId="77777777" w:rsidTr="2D33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top w:val="single" w:sz="8" w:space="0" w:color="808080" w:themeColor="background1" w:themeShade="80"/>
              <w:bottom w:val="single" w:sz="8" w:space="0" w:color="808080" w:themeColor="background1" w:themeShade="80"/>
            </w:tcBorders>
          </w:tcPr>
          <w:p w14:paraId="340744E0" w14:textId="77777777" w:rsidR="00C55D06" w:rsidRPr="00C05968" w:rsidRDefault="00C55D06" w:rsidP="009F5CAF">
            <w:pPr>
              <w:rPr>
                <w:rFonts w:asciiTheme="majorHAnsi" w:hAnsiTheme="majorHAnsi" w:cstheme="majorBidi"/>
              </w:rPr>
            </w:pPr>
            <w:r>
              <w:rPr>
                <w:rFonts w:asciiTheme="majorHAnsi" w:hAnsiTheme="majorHAnsi" w:cstheme="majorBidi"/>
                <w:b w:val="0"/>
                <w:bCs w:val="0"/>
              </w:rPr>
              <w:t>August 5</w:t>
            </w:r>
          </w:p>
        </w:tc>
        <w:tc>
          <w:tcPr>
            <w:tcW w:w="1528" w:type="dxa"/>
            <w:tcBorders>
              <w:top w:val="single" w:sz="8" w:space="0" w:color="808080" w:themeColor="background1" w:themeShade="80"/>
              <w:bottom w:val="single" w:sz="8" w:space="0" w:color="808080" w:themeColor="background1" w:themeShade="80"/>
            </w:tcBorders>
          </w:tcPr>
          <w:p w14:paraId="15EA15C7" w14:textId="77777777" w:rsidR="00C55D06" w:rsidRPr="00C05968" w:rsidRDefault="00C55D06" w:rsidP="009F5C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September 4</w:t>
            </w:r>
          </w:p>
        </w:tc>
        <w:tc>
          <w:tcPr>
            <w:tcW w:w="7295" w:type="dxa"/>
            <w:tcBorders>
              <w:top w:val="single" w:sz="8" w:space="0" w:color="808080" w:themeColor="background1" w:themeShade="80"/>
              <w:bottom w:val="single" w:sz="8" w:space="0" w:color="808080" w:themeColor="background1" w:themeShade="80"/>
            </w:tcBorders>
          </w:tcPr>
          <w:p w14:paraId="505222F2" w14:textId="77777777" w:rsidR="00C55D06" w:rsidRDefault="00C55D06" w:rsidP="234CA09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34CA095">
              <w:rPr>
                <w:rFonts w:asciiTheme="majorHAnsi" w:hAnsiTheme="majorHAnsi" w:cstheme="majorBidi"/>
              </w:rPr>
              <w:t>Identified Agencies Present</w:t>
            </w:r>
            <w:del w:id="43" w:author="Kerney, Shamiah (Mayor's Office)" w:date="2026-06-29T16:15:00Z" w16du:dateUtc="2026-06-29T16:15:36Z">
              <w:r w:rsidRPr="234CA095" w:rsidDel="00C55D06">
                <w:rPr>
                  <w:rFonts w:asciiTheme="majorHAnsi" w:hAnsiTheme="majorHAnsi" w:cstheme="majorBidi"/>
                </w:rPr>
                <w:delText xml:space="preserve"> </w:delText>
              </w:r>
            </w:del>
            <w:r w:rsidRPr="234CA095">
              <w:rPr>
                <w:rFonts w:asciiTheme="majorHAnsi" w:hAnsiTheme="majorHAnsi" w:cstheme="majorBidi"/>
              </w:rPr>
              <w:t xml:space="preserve"> their Performance Plan</w:t>
            </w:r>
          </w:p>
          <w:p w14:paraId="7A138BD5" w14:textId="0FCCF277" w:rsidR="00C55D06" w:rsidRDefault="00C55D06" w:rsidP="234CA095">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34CA095">
              <w:rPr>
                <w:rFonts w:asciiTheme="majorHAnsi" w:hAnsiTheme="majorHAnsi" w:cstheme="majorBidi"/>
              </w:rPr>
              <w:t xml:space="preserve">Agencies should </w:t>
            </w:r>
            <w:commentRangeStart w:id="44"/>
            <w:r w:rsidRPr="234CA095">
              <w:rPr>
                <w:rFonts w:asciiTheme="majorHAnsi" w:hAnsiTheme="majorHAnsi" w:cstheme="majorBidi"/>
              </w:rPr>
              <w:t>submit their presentation</w:t>
            </w:r>
            <w:commentRangeEnd w:id="44"/>
            <w:r>
              <w:rPr>
                <w:rStyle w:val="CommentReference"/>
                <w:rFonts w:asciiTheme="majorHAnsi" w:hAnsiTheme="majorHAnsi" w:cstheme="majorBidi"/>
                <w:sz w:val="22"/>
                <w:szCs w:val="22"/>
              </w:rPr>
              <w:commentReference w:id="44"/>
            </w:r>
            <w:r w:rsidR="00C402CD">
              <w:rPr>
                <w:rFonts w:asciiTheme="majorHAnsi" w:hAnsiTheme="majorHAnsi" w:cstheme="majorBidi"/>
              </w:rPr>
              <w:t xml:space="preserve"> to the</w:t>
            </w:r>
            <w:r w:rsidR="00755347">
              <w:rPr>
                <w:rFonts w:asciiTheme="majorHAnsi" w:hAnsiTheme="majorHAnsi" w:cstheme="majorBidi"/>
              </w:rPr>
              <w:t>ir assigned analyst</w:t>
            </w:r>
            <w:r w:rsidRPr="234CA095">
              <w:rPr>
                <w:rFonts w:asciiTheme="majorHAnsi" w:hAnsiTheme="majorHAnsi" w:cstheme="majorBidi"/>
              </w:rPr>
              <w:t xml:space="preserve"> three business days prior.</w:t>
            </w:r>
          </w:p>
          <w:p w14:paraId="5AE85620" w14:textId="71802826" w:rsidR="00C55D06" w:rsidRPr="00DF7DB1" w:rsidRDefault="00C55D06" w:rsidP="234CA095">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34CA095">
              <w:rPr>
                <w:rFonts w:asciiTheme="majorHAnsi" w:hAnsiTheme="majorHAnsi" w:cstheme="majorBidi"/>
              </w:rPr>
              <w:t>Scoring will be done based on version</w:t>
            </w:r>
            <w:commentRangeStart w:id="45"/>
            <w:r w:rsidRPr="234CA095">
              <w:rPr>
                <w:rFonts w:asciiTheme="majorHAnsi" w:hAnsiTheme="majorHAnsi" w:cstheme="majorBidi"/>
              </w:rPr>
              <w:t xml:space="preserve"> in</w:t>
            </w:r>
            <w:r w:rsidR="00743B7F">
              <w:rPr>
                <w:rFonts w:asciiTheme="majorHAnsi" w:hAnsiTheme="majorHAnsi" w:cstheme="majorBidi"/>
              </w:rPr>
              <w:t xml:space="preserve"> the performance management</w:t>
            </w:r>
            <w:r w:rsidRPr="234CA095">
              <w:rPr>
                <w:rFonts w:asciiTheme="majorHAnsi" w:hAnsiTheme="majorHAnsi" w:cstheme="majorBidi"/>
              </w:rPr>
              <w:t xml:space="preserve"> application</w:t>
            </w:r>
            <w:commentRangeEnd w:id="45"/>
            <w:r w:rsidRPr="234CA095">
              <w:rPr>
                <w:rStyle w:val="CommentReference"/>
                <w:rFonts w:asciiTheme="majorHAnsi" w:hAnsiTheme="majorHAnsi" w:cstheme="majorBidi"/>
                <w:sz w:val="22"/>
                <w:szCs w:val="22"/>
              </w:rPr>
              <w:commentReference w:id="45"/>
            </w:r>
            <w:r w:rsidRPr="234CA095">
              <w:rPr>
                <w:rFonts w:asciiTheme="majorHAnsi" w:hAnsiTheme="majorHAnsi" w:cstheme="majorBidi"/>
              </w:rPr>
              <w:t xml:space="preserve"> at the time of presentation receipt.</w:t>
            </w:r>
          </w:p>
        </w:tc>
      </w:tr>
      <w:tr w:rsidR="00C55D06" w:rsidRPr="009844A1" w14:paraId="5346623A" w14:textId="77777777" w:rsidTr="2D337B2B">
        <w:tc>
          <w:tcPr>
            <w:cnfStyle w:val="001000000000" w:firstRow="0" w:lastRow="0" w:firstColumn="1" w:lastColumn="0" w:oddVBand="0" w:evenVBand="0" w:oddHBand="0" w:evenHBand="0" w:firstRowFirstColumn="0" w:firstRowLastColumn="0" w:lastRowFirstColumn="0" w:lastRowLastColumn="0"/>
            <w:tcW w:w="3055" w:type="dxa"/>
            <w:gridSpan w:val="2"/>
            <w:tcBorders>
              <w:top w:val="single" w:sz="8" w:space="0" w:color="808080" w:themeColor="background1" w:themeShade="80"/>
              <w:bottom w:val="single" w:sz="8" w:space="0" w:color="808080" w:themeColor="background1" w:themeShade="80"/>
            </w:tcBorders>
          </w:tcPr>
          <w:p w14:paraId="221A1074" w14:textId="77777777" w:rsidR="00C55D06" w:rsidRPr="00BB3250" w:rsidRDefault="00C55D06" w:rsidP="009F5CAF">
            <w:r>
              <w:rPr>
                <w:b w:val="0"/>
                <w:bCs w:val="0"/>
              </w:rPr>
              <w:t>Three Weeks After Presentation</w:t>
            </w:r>
          </w:p>
        </w:tc>
        <w:tc>
          <w:tcPr>
            <w:tcW w:w="7295" w:type="dxa"/>
            <w:tcBorders>
              <w:top w:val="single" w:sz="8" w:space="0" w:color="808080" w:themeColor="background1" w:themeShade="80"/>
              <w:bottom w:val="single" w:sz="8" w:space="0" w:color="808080" w:themeColor="background1" w:themeShade="80"/>
            </w:tcBorders>
          </w:tcPr>
          <w:p w14:paraId="5CF604EF" w14:textId="77777777" w:rsidR="00C55D06" w:rsidRDefault="00C55D06" w:rsidP="009F5C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Final Performance Plan Due for Approval Chain</w:t>
            </w:r>
          </w:p>
          <w:p w14:paraId="65283A03" w14:textId="02DED65B" w:rsidR="00C55D06" w:rsidRPr="0012192A" w:rsidRDefault="7226F8DC" w:rsidP="2D337B2B">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D337B2B">
              <w:rPr>
                <w:rFonts w:asciiTheme="majorHAnsi" w:hAnsiTheme="majorHAnsi" w:cstheme="majorBidi"/>
              </w:rPr>
              <w:t>Revision sequence will be negotiated with your analyst depending on quality of first draft</w:t>
            </w:r>
            <w:r w:rsidR="16F1393E" w:rsidRPr="2D337B2B">
              <w:rPr>
                <w:rFonts w:asciiTheme="majorHAnsi" w:hAnsiTheme="majorHAnsi" w:cstheme="majorBidi"/>
              </w:rPr>
              <w:t>.</w:t>
            </w:r>
          </w:p>
        </w:tc>
      </w:tr>
      <w:tr w:rsidR="00C55D06" w:rsidRPr="009844A1" w14:paraId="355E953D" w14:textId="77777777" w:rsidTr="2D33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Borders>
              <w:top w:val="single" w:sz="8" w:space="0" w:color="808080" w:themeColor="background1" w:themeShade="80"/>
              <w:bottom w:val="single" w:sz="8" w:space="0" w:color="808080" w:themeColor="background1" w:themeShade="80"/>
            </w:tcBorders>
          </w:tcPr>
          <w:p w14:paraId="4E331C71" w14:textId="77777777" w:rsidR="00C55D06" w:rsidRPr="004823BD" w:rsidRDefault="00C55D06" w:rsidP="009F5CAF">
            <w:r>
              <w:rPr>
                <w:rFonts w:asciiTheme="majorHAnsi" w:hAnsiTheme="majorHAnsi" w:cstheme="majorBidi"/>
                <w:b w:val="0"/>
                <w:bCs w:val="0"/>
              </w:rPr>
              <w:t>August 26</w:t>
            </w:r>
          </w:p>
        </w:tc>
        <w:tc>
          <w:tcPr>
            <w:tcW w:w="1528" w:type="dxa"/>
            <w:tcBorders>
              <w:top w:val="single" w:sz="8" w:space="0" w:color="808080" w:themeColor="background1" w:themeShade="80"/>
              <w:bottom w:val="single" w:sz="8" w:space="0" w:color="808080" w:themeColor="background1" w:themeShade="80"/>
            </w:tcBorders>
          </w:tcPr>
          <w:p w14:paraId="19D6FEEF" w14:textId="77777777" w:rsidR="00C55D06" w:rsidRPr="004823BD" w:rsidRDefault="00C55D06" w:rsidP="009F5C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September 30</w:t>
            </w:r>
          </w:p>
        </w:tc>
        <w:tc>
          <w:tcPr>
            <w:tcW w:w="7295" w:type="dxa"/>
            <w:tcBorders>
              <w:top w:val="single" w:sz="8" w:space="0" w:color="808080" w:themeColor="background1" w:themeShade="80"/>
              <w:bottom w:val="single" w:sz="8" w:space="0" w:color="808080" w:themeColor="background1" w:themeShade="80"/>
            </w:tcBorders>
          </w:tcPr>
          <w:p w14:paraId="67FECF2B" w14:textId="77777777" w:rsidR="00C55D06" w:rsidRPr="001300C5" w:rsidRDefault="00C55D06" w:rsidP="009F5C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Mayoralty Agency Performance Plans Approved by Approval Chain—including OPI, BBMR, Deputy Mayor, and City Administrator’s Office</w:t>
            </w:r>
          </w:p>
        </w:tc>
      </w:tr>
    </w:tbl>
    <w:p w14:paraId="2BC98A6B" w14:textId="77777777" w:rsidR="006B5F70" w:rsidRPr="006B5F70" w:rsidRDefault="006B5F70" w:rsidP="00D83E21"/>
    <w:p w14:paraId="3E2607A7" w14:textId="42CB4192" w:rsidR="00475240" w:rsidRDefault="00C55D06" w:rsidP="00475240">
      <w:pPr>
        <w:pStyle w:val="Heading3"/>
      </w:pPr>
      <w:bookmarkStart w:id="46" w:name="_Toc233012687"/>
      <w:bookmarkStart w:id="47" w:name="_Toc233012881"/>
      <w:bookmarkStart w:id="48" w:name="_Toc233365930"/>
      <w:r>
        <w:t>Plan Deadlines</w:t>
      </w:r>
      <w:bookmarkEnd w:id="46"/>
      <w:bookmarkEnd w:id="47"/>
      <w:bookmarkEnd w:id="48"/>
    </w:p>
    <w:p w14:paraId="54007925" w14:textId="32B79B21" w:rsidR="00475240" w:rsidRPr="009E00E2" w:rsidRDefault="00475240" w:rsidP="234CA095">
      <w:pPr>
        <w:rPr>
          <w:rFonts w:eastAsiaTheme="minorEastAsia"/>
        </w:rPr>
      </w:pPr>
      <w:r w:rsidRPr="234CA095">
        <w:rPr>
          <w:rFonts w:eastAsiaTheme="minorEastAsia"/>
          <w:i/>
          <w:iCs/>
        </w:rPr>
        <w:t>Initial performance plans and metric validation are due in the application by 11:59PM August 5</w:t>
      </w:r>
      <w:r w:rsidRPr="234CA095">
        <w:rPr>
          <w:rFonts w:eastAsiaTheme="minorEastAsia"/>
          <w:i/>
          <w:iCs/>
          <w:vertAlign w:val="superscript"/>
        </w:rPr>
        <w:t>th</w:t>
      </w:r>
      <w:r w:rsidRPr="234CA095">
        <w:rPr>
          <w:rFonts w:eastAsiaTheme="minorEastAsia"/>
          <w:i/>
          <w:iCs/>
        </w:rPr>
        <w:t xml:space="preserve">, 2026. </w:t>
      </w:r>
      <w:r w:rsidRPr="234CA095">
        <w:rPr>
          <w:rFonts w:eastAsiaTheme="minorEastAsia"/>
        </w:rPr>
        <w:t xml:space="preserve">Presentations are due </w:t>
      </w:r>
      <w:del w:id="49" w:author="Kerney, Shamiah (Mayor's Office)" w:date="2026-06-29T16:31:00Z" w16du:dateUtc="2026-06-29T16:31:38Z">
        <w:r w:rsidRPr="234CA095" w:rsidDel="00475240">
          <w:rPr>
            <w:rFonts w:eastAsiaTheme="minorEastAsia"/>
          </w:rPr>
          <w:delText>between</w:delText>
        </w:r>
      </w:del>
      <w:ins w:id="50" w:author="Kerney, Shamiah (Mayor's Office)" w:date="2026-06-29T16:31:00Z" w16du:dateUtc="2026-06-29T16:31:41Z">
        <w:r w:rsidR="3A40B2E1" w:rsidRPr="234CA095">
          <w:rPr>
            <w:rFonts w:eastAsiaTheme="minorEastAsia"/>
          </w:rPr>
          <w:t>no later than</w:t>
        </w:r>
      </w:ins>
      <w:r w:rsidRPr="234CA095">
        <w:rPr>
          <w:rFonts w:eastAsiaTheme="minorEastAsia"/>
        </w:rPr>
        <w:t xml:space="preserve"> three business days before your presentation.</w:t>
      </w:r>
    </w:p>
    <w:p w14:paraId="07A9BE55" w14:textId="77777777" w:rsidR="00475240" w:rsidRDefault="00475240" w:rsidP="000656F9"/>
    <w:p w14:paraId="4D65B90E" w14:textId="0C9E3332" w:rsidR="000656F9" w:rsidRDefault="000656F9" w:rsidP="000656F9"/>
    <w:p w14:paraId="2C1ECE38" w14:textId="77777777" w:rsidR="000656F9" w:rsidRDefault="000656F9">
      <w:r>
        <w:br w:type="page"/>
      </w:r>
    </w:p>
    <w:p w14:paraId="794747DF" w14:textId="41570764" w:rsidR="00E066F5" w:rsidRDefault="00E066F5" w:rsidP="00F9670F">
      <w:pPr>
        <w:pStyle w:val="Heading1"/>
      </w:pPr>
      <w:bookmarkStart w:id="51" w:name="_Toc233365931"/>
      <w:r>
        <w:t>Part II: Performance Plan Elements and Evaluation</w:t>
      </w:r>
      <w:bookmarkEnd w:id="51"/>
    </w:p>
    <w:p w14:paraId="26FB1D47" w14:textId="77777777" w:rsidR="0021630A" w:rsidRDefault="0021630A" w:rsidP="0021630A">
      <w:r>
        <w:t>This chapter provides guidance for completing the Baltimore City Agency Performance Plan. For each section and element, the guide includes a concise definition, a description of what strong submissions look like, and notes where applicable. Use this chapter while developing your plan and prior to submission to ensure all required components are complete and ready for review.</w:t>
      </w:r>
    </w:p>
    <w:p w14:paraId="45F22759" w14:textId="3D6661AB" w:rsidR="00B92F43" w:rsidRDefault="00B92F43" w:rsidP="0021630A">
      <w:r>
        <w:t xml:space="preserve">A full rubric can be found </w:t>
      </w:r>
      <w:hyperlink r:id="rId18" w:history="1">
        <w:r>
          <w:rPr>
            <w:rStyle w:val="Hyperlink"/>
          </w:rPr>
          <w:t>here</w:t>
        </w:r>
      </w:hyperlink>
      <w:r>
        <w:t>.</w:t>
      </w:r>
    </w:p>
    <w:p w14:paraId="0A9F0570" w14:textId="77777777" w:rsidR="0021630A" w:rsidRDefault="0021630A" w:rsidP="0021630A">
      <w:pPr>
        <w:pStyle w:val="Heading2"/>
      </w:pPr>
      <w:bookmarkStart w:id="52" w:name="_Toc233365932"/>
      <w:r>
        <w:t>Agency Performance Plan Structure</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630A" w14:paraId="2337E986" w14:textId="77777777" w:rsidTr="234CA095">
        <w:tc>
          <w:tcPr>
            <w:tcW w:w="4320" w:type="dxa"/>
          </w:tcPr>
          <w:p w14:paraId="11A04899" w14:textId="77777777" w:rsidR="0021630A" w:rsidRDefault="0021630A" w:rsidP="00E86355">
            <w:r>
              <w:t>Section</w:t>
            </w:r>
          </w:p>
        </w:tc>
        <w:tc>
          <w:tcPr>
            <w:tcW w:w="4320" w:type="dxa"/>
          </w:tcPr>
          <w:p w14:paraId="4D0DBDD1" w14:textId="77777777" w:rsidR="0021630A" w:rsidRDefault="0021630A" w:rsidP="00E86355">
            <w:r>
              <w:t>Elements</w:t>
            </w:r>
          </w:p>
        </w:tc>
      </w:tr>
      <w:tr w:rsidR="0021630A" w14:paraId="439C4B98" w14:textId="77777777" w:rsidTr="234CA095">
        <w:tc>
          <w:tcPr>
            <w:tcW w:w="4320" w:type="dxa"/>
          </w:tcPr>
          <w:p w14:paraId="3306710E" w14:textId="77777777" w:rsidR="0021630A" w:rsidRDefault="0021630A" w:rsidP="00E86355">
            <w:r>
              <w:t>Agency Direction &amp; Strategic Alignment</w:t>
            </w:r>
          </w:p>
        </w:tc>
        <w:tc>
          <w:tcPr>
            <w:tcW w:w="4320" w:type="dxa"/>
          </w:tcPr>
          <w:p w14:paraId="192BE27B" w14:textId="447422AF" w:rsidR="0021630A" w:rsidRDefault="0021630A" w:rsidP="00E86355">
            <w:r>
              <w:t>Agency Overview; Vision; Vision &amp; Linkage to Mayor's Action Plan; Agency Website Address</w:t>
            </w:r>
          </w:p>
        </w:tc>
      </w:tr>
      <w:tr w:rsidR="0021630A" w14:paraId="606DFA2B" w14:textId="77777777" w:rsidTr="234CA095">
        <w:tc>
          <w:tcPr>
            <w:tcW w:w="4320" w:type="dxa"/>
          </w:tcPr>
          <w:p w14:paraId="5E0CE7EC" w14:textId="77777777" w:rsidR="0021630A" w:rsidRDefault="0021630A" w:rsidP="00E86355">
            <w:r>
              <w:t>Goals, Initiatives &amp; KPIs (3-5 Goals)</w:t>
            </w:r>
          </w:p>
        </w:tc>
        <w:tc>
          <w:tcPr>
            <w:tcW w:w="4320" w:type="dxa"/>
          </w:tcPr>
          <w:p w14:paraId="302A438B" w14:textId="77777777" w:rsidR="0021630A" w:rsidRDefault="0021630A" w:rsidP="00E86355">
            <w:r>
              <w:t>Goal Statement; FY27 Initiatives; Goal-Level KPIs</w:t>
            </w:r>
          </w:p>
        </w:tc>
      </w:tr>
      <w:tr w:rsidR="0021630A" w14:paraId="2EF5D812" w14:textId="77777777" w:rsidTr="234CA095">
        <w:tc>
          <w:tcPr>
            <w:tcW w:w="4320" w:type="dxa"/>
          </w:tcPr>
          <w:p w14:paraId="7623392E" w14:textId="77777777" w:rsidR="0021630A" w:rsidRDefault="0021630A" w:rsidP="00E86355">
            <w:r>
              <w:t>Service-Level Metrics</w:t>
            </w:r>
          </w:p>
        </w:tc>
        <w:tc>
          <w:tcPr>
            <w:tcW w:w="4320" w:type="dxa"/>
          </w:tcPr>
          <w:p w14:paraId="405599B0" w14:textId="77777777" w:rsidR="0021630A" w:rsidRDefault="0021630A" w:rsidP="00E86355">
            <w:r>
              <w:t>Service Name; Service Description; Service-Level Metrics</w:t>
            </w:r>
          </w:p>
        </w:tc>
      </w:tr>
      <w:tr w:rsidR="00B85BA0" w14:paraId="1967B489" w14:textId="77777777" w:rsidTr="234CA095">
        <w:tc>
          <w:tcPr>
            <w:tcW w:w="4320" w:type="dxa"/>
          </w:tcPr>
          <w:p w14:paraId="165642C0" w14:textId="6DAFB75D" w:rsidR="00B85BA0" w:rsidRDefault="00B85BA0" w:rsidP="00E86355">
            <w:r>
              <w:t>Data Validation (for all Goal and Service Level Measures)</w:t>
            </w:r>
          </w:p>
        </w:tc>
        <w:tc>
          <w:tcPr>
            <w:tcW w:w="4320" w:type="dxa"/>
          </w:tcPr>
          <w:p w14:paraId="064B7F85" w14:textId="572D675F" w:rsidR="00B85BA0" w:rsidRDefault="0CC285F5" w:rsidP="00E86355">
            <w:commentRangeStart w:id="53"/>
            <w:commentRangeStart w:id="54"/>
            <w:r>
              <w:t>See page</w:t>
            </w:r>
            <w:commentRangeEnd w:id="53"/>
            <w:r w:rsidR="00B85BA0">
              <w:rPr>
                <w:rStyle w:val="CommentReference"/>
                <w:sz w:val="22"/>
                <w:szCs w:val="22"/>
              </w:rPr>
              <w:commentReference w:id="53"/>
            </w:r>
            <w:commentRangeEnd w:id="54"/>
            <w:r w:rsidR="00A12426">
              <w:rPr>
                <w:rStyle w:val="CommentReference"/>
                <w:sz w:val="22"/>
                <w:szCs w:val="22"/>
              </w:rPr>
              <w:commentReference w:id="54"/>
            </w:r>
          </w:p>
        </w:tc>
      </w:tr>
      <w:tr w:rsidR="0021630A" w14:paraId="258196A2" w14:textId="77777777" w:rsidTr="234CA095">
        <w:tc>
          <w:tcPr>
            <w:tcW w:w="4320" w:type="dxa"/>
          </w:tcPr>
          <w:p w14:paraId="286EE9EE" w14:textId="77777777" w:rsidR="0021630A" w:rsidRDefault="0021630A" w:rsidP="00E86355">
            <w:r>
              <w:t>Risks &amp; Dependencies</w:t>
            </w:r>
          </w:p>
        </w:tc>
        <w:tc>
          <w:tcPr>
            <w:tcW w:w="4320" w:type="dxa"/>
          </w:tcPr>
          <w:p w14:paraId="42111C90" w14:textId="77777777" w:rsidR="0021630A" w:rsidRDefault="0021630A" w:rsidP="00E86355">
            <w:r>
              <w:t>Risk Identification; Cross-Agency Inputs; IT Systems; External Concerns; Legislative Effects</w:t>
            </w:r>
          </w:p>
        </w:tc>
      </w:tr>
      <w:tr w:rsidR="0021630A" w14:paraId="1945FCFC" w14:textId="77777777" w:rsidTr="234CA095">
        <w:tc>
          <w:tcPr>
            <w:tcW w:w="4320" w:type="dxa"/>
          </w:tcPr>
          <w:p w14:paraId="777C81EA" w14:textId="3B43FCDC" w:rsidR="0021630A" w:rsidRDefault="003E13DF" w:rsidP="00E86355">
            <w:r>
              <w:t>Key Personnel</w:t>
            </w:r>
          </w:p>
        </w:tc>
        <w:tc>
          <w:tcPr>
            <w:tcW w:w="4320" w:type="dxa"/>
          </w:tcPr>
          <w:p w14:paraId="7E90EFA1" w14:textId="57E2E72B" w:rsidR="0021630A" w:rsidRDefault="003E13DF" w:rsidP="00E86355">
            <w:r>
              <w:t>Includes Data Stewards</w:t>
            </w:r>
          </w:p>
        </w:tc>
      </w:tr>
    </w:tbl>
    <w:p w14:paraId="2D070F03" w14:textId="77777777" w:rsidR="0021630A" w:rsidRDefault="0021630A" w:rsidP="0021630A">
      <w:r>
        <w:br w:type="page"/>
      </w:r>
    </w:p>
    <w:p w14:paraId="02D7BA2A" w14:textId="77777777" w:rsidR="0021630A" w:rsidRDefault="0021630A" w:rsidP="005508FF">
      <w:pPr>
        <w:pStyle w:val="Heading2"/>
      </w:pPr>
      <w:bookmarkStart w:id="55" w:name="_Toc233365933"/>
      <w:r>
        <w:t>SECTION 1 — Agency Direction &amp; Strategic Alignment</w:t>
      </w:r>
      <w:bookmarkEnd w:id="55"/>
    </w:p>
    <w:p w14:paraId="290D8918" w14:textId="77777777" w:rsidR="0021630A" w:rsidRDefault="0021630A" w:rsidP="005508FF">
      <w:pPr>
        <w:pStyle w:val="Heading3"/>
      </w:pPr>
      <w:bookmarkStart w:id="56" w:name="_Toc233365934"/>
      <w:r>
        <w:t>Agency Overview</w:t>
      </w:r>
      <w:bookmarkEnd w:id="56"/>
    </w:p>
    <w:p w14:paraId="142D42D3" w14:textId="77777777" w:rsidR="002613A8" w:rsidRDefault="002613A8" w:rsidP="002613A8">
      <w:pPr>
        <w:pStyle w:val="Heading4"/>
      </w:pPr>
      <w:r>
        <w:rPr>
          <w:rFonts w:ascii="Segoe UI Emoji" w:hAnsi="Segoe UI Emoji" w:cs="Segoe UI Emoji"/>
        </w:rPr>
        <w:t>📘</w:t>
      </w:r>
      <w:r>
        <w:t xml:space="preserve"> Definition</w:t>
      </w:r>
    </w:p>
    <w:p w14:paraId="717C7389" w14:textId="0AB4A3D6" w:rsidR="00D4098B" w:rsidRDefault="00D4098B" w:rsidP="008C1CB6">
      <w:r>
        <w:t xml:space="preserve">The agency overview should answer </w:t>
      </w:r>
      <w:r w:rsidR="00F90605">
        <w:t>two</w:t>
      </w:r>
      <w:r>
        <w:t xml:space="preserve"> question: </w:t>
      </w:r>
      <w:r w:rsidR="00F90605" w:rsidRPr="00F90605">
        <w:t>why does the agency exist and what it aims to achieve?</w:t>
      </w:r>
      <w:r>
        <w:t xml:space="preserve"> In two to four sentences, describe your agency's core purpose in terms of the outcomes it produces for Baltimore residents - not the services it administers or the programs it runs. </w:t>
      </w:r>
    </w:p>
    <w:p w14:paraId="3472ACF8" w14:textId="16F47C05" w:rsidR="00D4098B" w:rsidRDefault="00D54782" w:rsidP="00CC179A">
      <w:pPr>
        <w:pStyle w:val="Heading4"/>
        <w:rPr>
          <w:i w:val="0"/>
          <w:iCs w:val="0"/>
        </w:rPr>
      </w:pPr>
      <w:r>
        <w:t>Avoid:</w:t>
      </w:r>
    </w:p>
    <w:p w14:paraId="76DBF9EF" w14:textId="0DC4FD86" w:rsidR="00D54782" w:rsidRPr="00D54782" w:rsidRDefault="0029439D" w:rsidP="0029439D">
      <w:pPr>
        <w:pStyle w:val="ListParagraph"/>
        <w:numPr>
          <w:ilvl w:val="0"/>
          <w:numId w:val="35"/>
        </w:numPr>
      </w:pPr>
      <w:r>
        <w:t>Listing services, bureaus, divisions, or statutory functions. -</w:t>
      </w:r>
    </w:p>
    <w:p w14:paraId="64460E70" w14:textId="71E22839" w:rsidR="002613A8" w:rsidRPr="009B55D8" w:rsidRDefault="002613A8" w:rsidP="0029439D">
      <w:pPr>
        <w:pStyle w:val="Heading4"/>
      </w:pPr>
      <w:r w:rsidRPr="00B46417">
        <w:rPr>
          <w:rFonts w:ascii="Segoe UI Emoji" w:eastAsiaTheme="minorEastAsia" w:hAnsi="Segoe UI Emoji" w:cs="Segoe UI Emoji"/>
          <w:b/>
          <w:color w:val="00B050"/>
          <w:kern w:val="0"/>
          <w14:ligatures w14:val="none"/>
        </w:rPr>
        <w:t>✅</w:t>
      </w:r>
      <w:r w:rsidRPr="00B46417">
        <w:rPr>
          <w:rFonts w:eastAsiaTheme="minorEastAsia"/>
          <w:b/>
          <w:color w:val="00B050"/>
          <w:kern w:val="0"/>
          <w14:ligatures w14:val="none"/>
        </w:rPr>
        <w:t xml:space="preserve"> What a Strong Submission Looks Like</w:t>
      </w:r>
    </w:p>
    <w:p w14:paraId="1C2F2DFA" w14:textId="007277D9" w:rsidR="00810DEF" w:rsidRDefault="0021630A" w:rsidP="234CA095">
      <w:pPr>
        <w:pStyle w:val="ListBullet"/>
        <w:rPr>
          <w:highlight w:val="yellow"/>
          <w:rPrChange w:id="57" w:author="Kerney, Shamiah (Mayor's Office)" w:date="2026-06-29T16:36:00Z">
            <w:rPr/>
          </w:rPrChange>
        </w:rPr>
      </w:pPr>
      <w:r w:rsidRPr="00F90605">
        <w:t>Clear, concise, outcome-oriented statement of why the agency exists and what it aims to achieve</w:t>
      </w:r>
      <w:commentRangeStart w:id="58"/>
      <w:commentRangeEnd w:id="58"/>
      <w:r>
        <w:rPr>
          <w:rStyle w:val="CommentReference"/>
          <w:sz w:val="22"/>
          <w:szCs w:val="22"/>
          <w:highlight w:val="yellow"/>
          <w:rPrChange w:id="59" w:author="Kerney, Shamiah (Mayor's Office)" w:date="2026-06-29T16:36:00Z">
            <w:rPr>
              <w:rStyle w:val="CommentReference"/>
              <w:sz w:val="22"/>
              <w:szCs w:val="22"/>
            </w:rPr>
          </w:rPrChange>
        </w:rPr>
        <w:commentReference w:id="58"/>
      </w:r>
    </w:p>
    <w:p w14:paraId="0D5DE0E7" w14:textId="611A72E2" w:rsidR="009B55D8" w:rsidRDefault="002572A9" w:rsidP="002613A8">
      <w:pPr>
        <w:pStyle w:val="ListBullet"/>
      </w:pPr>
      <w:r>
        <w:t>Names who the agency serves, what changes or conditions it is responsible for, and why that work matters to the city.</w:t>
      </w:r>
    </w:p>
    <w:p w14:paraId="3F2BCF52" w14:textId="6C6A2EA6" w:rsidR="00D55A26" w:rsidRDefault="00810DEF" w:rsidP="234CA095">
      <w:pPr>
        <w:pStyle w:val="Heading3"/>
        <w:pBdr>
          <w:top w:val="single" w:sz="8" w:space="6" w:color="BFBFBF"/>
          <w:left w:val="single" w:sz="8" w:space="10" w:color="BFBFBF"/>
          <w:bottom w:val="single" w:sz="8" w:space="6" w:color="BFBFBF"/>
          <w:right w:val="single" w:sz="8" w:space="10" w:color="BFBFBF"/>
        </w:pBdr>
        <w:shd w:val="clear" w:color="auto" w:fill="F2F2F2" w:themeFill="background1" w:themeFillShade="F2"/>
        <w:rPr>
          <w:rFonts w:asciiTheme="minorHAnsi" w:eastAsiaTheme="minorEastAsia" w:hAnsiTheme="minorHAnsi" w:cstheme="minorBidi"/>
          <w:i/>
          <w:iCs/>
          <w:color w:val="auto"/>
          <w:sz w:val="22"/>
          <w:szCs w:val="22"/>
        </w:rPr>
      </w:pPr>
      <w:bookmarkStart w:id="60" w:name="_Toc233365935"/>
      <w:r w:rsidRPr="234CA095">
        <w:rPr>
          <w:rFonts w:ascii="Segoe UI Emoji" w:eastAsiaTheme="minorEastAsia" w:hAnsi="Segoe UI Emoji" w:cs="Segoe UI Emoji"/>
          <w:color w:val="auto"/>
          <w:kern w:val="0"/>
          <w:sz w:val="22"/>
          <w:szCs w:val="22"/>
          <w14:ligatures w14:val="none"/>
        </w:rPr>
        <w:t xml:space="preserve">💡 </w:t>
      </w:r>
      <w:r w:rsidRPr="234CA095">
        <w:rPr>
          <w:b/>
          <w:bCs/>
          <w:i/>
          <w:iCs/>
          <w:color w:val="4472C4" w:themeColor="accent1"/>
          <w:kern w:val="0"/>
          <w:sz w:val="22"/>
          <w:szCs w:val="22"/>
          <w14:ligatures w14:val="none"/>
        </w:rPr>
        <w:t xml:space="preserve">Example: </w:t>
      </w:r>
      <w:r w:rsidRPr="234CA095">
        <w:rPr>
          <w:rFonts w:asciiTheme="minorHAnsi" w:eastAsiaTheme="minorEastAsia" w:hAnsiTheme="minorHAnsi" w:cstheme="minorBidi"/>
          <w:color w:val="auto"/>
          <w:sz w:val="22"/>
          <w:szCs w:val="22"/>
        </w:rPr>
        <w:t>The Mayor’s Office of Neighborhood Safety and Engagement (MONSE) is responsible for implementing the City’s public health approach to violence through Baltimore's Comprehensive Violence Prevention Plan, working with agencies and community partners to stem the tide of violence while simultaneously unearthing its root causes. MONSE</w:t>
      </w:r>
      <w:del w:id="61" w:author="Kerney, Shamiah (Mayor's Office)" w:date="2026-06-29T16:37:00Z" w16du:dateUtc="2026-06-29T16:37:28Z">
        <w:r w:rsidRPr="234CA095" w:rsidDel="00810DEF">
          <w:rPr>
            <w:rFonts w:asciiTheme="minorHAnsi" w:eastAsiaTheme="minorEastAsia" w:hAnsiTheme="minorHAnsi" w:cstheme="minorBidi"/>
            <w:color w:val="auto"/>
            <w:sz w:val="22"/>
            <w:szCs w:val="22"/>
          </w:rPr>
          <w:delText>)</w:delText>
        </w:r>
      </w:del>
      <w:r w:rsidRPr="234CA095">
        <w:rPr>
          <w:rFonts w:asciiTheme="minorHAnsi" w:eastAsiaTheme="minorEastAsia" w:hAnsiTheme="minorHAnsi" w:cstheme="minorBidi"/>
          <w:color w:val="auto"/>
          <w:sz w:val="22"/>
          <w:szCs w:val="22"/>
        </w:rPr>
        <w:t xml:space="preserve"> implements and supports effective violence prevention and intervention, reentry, and rehabilitative strategies, including the Community Violence Intervention (CVI) ecosystem, the Group Violence Reduction Strategy (GVRS), victim services support and advocacy, neighborhood stabilization and outreach, and reentry services.</w:t>
      </w:r>
      <w:bookmarkEnd w:id="60"/>
      <w:r w:rsidRPr="234CA095">
        <w:rPr>
          <w:rFonts w:asciiTheme="minorHAnsi" w:eastAsiaTheme="minorEastAsia" w:hAnsiTheme="minorHAnsi" w:cstheme="minorBidi"/>
          <w:i/>
          <w:iCs/>
          <w:color w:val="auto"/>
          <w:sz w:val="22"/>
          <w:szCs w:val="22"/>
        </w:rPr>
        <w:t xml:space="preserve"> </w:t>
      </w:r>
    </w:p>
    <w:p w14:paraId="53FC66B8" w14:textId="77777777" w:rsidR="00D55A26" w:rsidRPr="00D83E21" w:rsidRDefault="00D55A26" w:rsidP="00D83E21"/>
    <w:p w14:paraId="0CC288D9" w14:textId="77777777" w:rsidR="0021630A" w:rsidRDefault="0021630A" w:rsidP="00641627">
      <w:pPr>
        <w:pStyle w:val="Heading3"/>
      </w:pPr>
      <w:bookmarkStart w:id="62" w:name="_Toc233365936"/>
      <w:r>
        <w:t>Vision &amp; Linkage to Mayor's Action Plan</w:t>
      </w:r>
      <w:bookmarkEnd w:id="62"/>
    </w:p>
    <w:p w14:paraId="0843B69C" w14:textId="77777777" w:rsidR="002613A8" w:rsidRDefault="002613A8" w:rsidP="002613A8">
      <w:pPr>
        <w:pStyle w:val="Heading4"/>
      </w:pPr>
      <w:r>
        <w:rPr>
          <w:rFonts w:ascii="Segoe UI Emoji" w:hAnsi="Segoe UI Emoji" w:cs="Segoe UI Emoji"/>
        </w:rPr>
        <w:t>📘</w:t>
      </w:r>
      <w:r>
        <w:t xml:space="preserve"> Definition</w:t>
      </w:r>
    </w:p>
    <w:p w14:paraId="42DF0CC6" w14:textId="77777777" w:rsidR="008311CA" w:rsidRDefault="008311CA" w:rsidP="008311CA">
      <w:r>
        <w:t xml:space="preserve">Your vision statement should describe the future state your agency is working toward - the condition that would exist if your work were fully successful. It should be aspirational but grounded, and specific enough that someone outside city government could understand what success looks like for your agency. </w:t>
      </w:r>
    </w:p>
    <w:p w14:paraId="6C6ADC50" w14:textId="77777777" w:rsidR="008311CA" w:rsidRDefault="008311CA" w:rsidP="00641627">
      <w:pPr>
        <w:pStyle w:val="Heading4"/>
      </w:pPr>
    </w:p>
    <w:p w14:paraId="16A481BD" w14:textId="760ACB8A" w:rsidR="002613A8" w:rsidRDefault="002613A8" w:rsidP="00641627">
      <w:pPr>
        <w:pStyle w:val="Heading4"/>
      </w:pPr>
      <w:r>
        <w:rPr>
          <w:rFonts w:ascii="Segoe UI Emoji" w:hAnsi="Segoe UI Emoji" w:cs="Segoe UI Emoji"/>
          <w:b/>
          <w:color w:val="00B050"/>
        </w:rPr>
        <w:t>✅</w:t>
      </w:r>
      <w:r>
        <w:rPr>
          <w:b/>
          <w:color w:val="00B050"/>
        </w:rPr>
        <w:t xml:space="preserve"> What a Strong Submission Looks Like</w:t>
      </w:r>
    </w:p>
    <w:p w14:paraId="64023DDB" w14:textId="03E20A60" w:rsidR="00D55A26" w:rsidRDefault="002D6149" w:rsidP="00B46417">
      <w:pPr>
        <w:pStyle w:val="ListBullet"/>
      </w:pPr>
      <w:r>
        <w:t>The vision should also reflect a clear connection to the Mayor's Action Plan: a reader should be able to look at your vision and your goals together and understand how your agency's work contributes to the administration's strategic priorities.</w:t>
      </w:r>
    </w:p>
    <w:p w14:paraId="28613AFA" w14:textId="77777777" w:rsidR="002D6149" w:rsidRDefault="002D6149" w:rsidP="002D6149">
      <w:pPr>
        <w:pStyle w:val="ListBullet"/>
        <w:numPr>
          <w:ilvl w:val="0"/>
          <w:numId w:val="0"/>
        </w:numPr>
        <w:rPr>
          <w:rFonts w:asciiTheme="majorHAnsi" w:eastAsiaTheme="majorEastAsia" w:hAnsiTheme="majorHAnsi" w:cstheme="majorBidi"/>
          <w:b/>
          <w:bCs/>
          <w:i/>
          <w:iCs/>
          <w:color w:val="4472C4" w:themeColor="accent1"/>
        </w:rPr>
      </w:pPr>
    </w:p>
    <w:p w14:paraId="2FFF1A84" w14:textId="6ABC1EE3" w:rsidR="00D55A26" w:rsidRDefault="5A6E2969" w:rsidP="2D337B2B">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themeFill="background1" w:themeFillShade="F2"/>
      </w:pPr>
      <w:r>
        <w:rPr>
          <w:rFonts w:ascii="Segoe UI Emoji" w:hAnsi="Segoe UI Emoji" w:cs="Segoe UI Emoji"/>
        </w:rPr>
        <w:t xml:space="preserve">💡 </w:t>
      </w:r>
      <w:r w:rsidRPr="2D337B2B">
        <w:rPr>
          <w:rFonts w:asciiTheme="majorHAnsi" w:eastAsiaTheme="majorEastAsia" w:hAnsiTheme="majorHAnsi" w:cstheme="majorBidi"/>
          <w:b/>
          <w:bCs/>
          <w:i/>
          <w:iCs/>
          <w:color w:val="4472C4" w:themeColor="accent1"/>
        </w:rPr>
        <w:t xml:space="preserve">Example: </w:t>
      </w:r>
      <w:r w:rsidRPr="234CA095">
        <w:rPr>
          <w:kern w:val="2"/>
          <w14:ligatures w14:val="standardContextual"/>
        </w:rPr>
        <w:t>MONSE’s approach, strategies, and programs are designed to prevent and intervene in violence, help people make better choices through balancing opportunity and accountability, and support those returning from prisons and jails. Our programs</w:t>
      </w:r>
      <w:r w:rsidR="155CBE8A" w:rsidRPr="234CA095">
        <w:rPr>
          <w:kern w:val="2"/>
          <w14:ligatures w14:val="standardContextual"/>
        </w:rPr>
        <w:t xml:space="preserve"> </w:t>
      </w:r>
      <w:r w:rsidR="5BD305AD">
        <w:t>support</w:t>
      </w:r>
      <w:r w:rsidRPr="234CA095">
        <w:rPr>
          <w:kern w:val="2"/>
          <w14:ligatures w14:val="standardContextual"/>
        </w:rPr>
        <w:t xml:space="preserve"> stopping community violence,  victims of crime and trauma, and making our neighborhoods stronger.</w:t>
      </w:r>
      <w:r>
        <w:rPr>
          <w:rStyle w:val="eop"/>
          <w:rFonts w:ascii="Aptos" w:hAnsi="Aptos"/>
          <w:color w:val="000000"/>
          <w:shd w:val="clear" w:color="auto" w:fill="FFFFFF"/>
        </w:rPr>
        <w:t> </w:t>
      </w:r>
    </w:p>
    <w:p w14:paraId="00283942" w14:textId="77777777" w:rsidR="0021630A" w:rsidRDefault="0021630A" w:rsidP="0021630A">
      <w:r>
        <w:br w:type="page"/>
      </w:r>
    </w:p>
    <w:p w14:paraId="2229421D" w14:textId="77777777" w:rsidR="0021630A" w:rsidRDefault="0021630A" w:rsidP="00641627">
      <w:pPr>
        <w:pStyle w:val="Heading2"/>
      </w:pPr>
      <w:bookmarkStart w:id="63" w:name="_Toc233365937"/>
      <w:r>
        <w:t xml:space="preserve">SECTION 2 — Goals, Initiatives &amp; KPIs (3-5 </w:t>
      </w:r>
      <w:r w:rsidRPr="234CA095">
        <w:rPr>
          <w:highlight w:val="yellow"/>
          <w:rPrChange w:id="64" w:author="Kerney, Shamiah (Mayor's Office)" w:date="2026-06-29T16:39:00Z" w16du:dateUtc="2026-06-29T16:39:41Z">
            <w:rPr/>
          </w:rPrChange>
        </w:rPr>
        <w:t>Goals</w:t>
      </w:r>
      <w:r>
        <w:t>)</w:t>
      </w:r>
      <w:bookmarkEnd w:id="63"/>
    </w:p>
    <w:p w14:paraId="23DA21AA" w14:textId="77777777" w:rsidR="0021630A" w:rsidRDefault="0021630A" w:rsidP="00641627">
      <w:pPr>
        <w:pStyle w:val="Heading3"/>
      </w:pPr>
      <w:bookmarkStart w:id="65" w:name="_Toc233365938"/>
      <w:r>
        <w:t>Goal Statement</w:t>
      </w:r>
      <w:bookmarkEnd w:id="65"/>
    </w:p>
    <w:p w14:paraId="484310B8" w14:textId="77777777" w:rsidR="002613A8" w:rsidRDefault="002613A8" w:rsidP="002613A8">
      <w:pPr>
        <w:pStyle w:val="Heading4"/>
      </w:pPr>
      <w:r>
        <w:rPr>
          <w:rFonts w:ascii="Segoe UI Emoji" w:hAnsi="Segoe UI Emoji" w:cs="Segoe UI Emoji"/>
        </w:rPr>
        <w:t>📘</w:t>
      </w:r>
      <w:r>
        <w:t xml:space="preserve"> Definition</w:t>
      </w:r>
    </w:p>
    <w:p w14:paraId="7357050D" w14:textId="491EB386" w:rsidR="0021630A" w:rsidRDefault="0021630A" w:rsidP="0021630A">
      <w:r>
        <w:t xml:space="preserve">SMART Goals should reflect </w:t>
      </w:r>
      <w:del w:id="66" w:author="Kerney, Shamiah (Mayor's Office)" w:date="2026-06-29T16:39:00Z" w16du:dateUtc="2026-06-29T16:39:29Z">
        <w:r w:rsidDel="0021630A">
          <w:delText>the</w:delText>
        </w:r>
      </w:del>
      <w:r>
        <w:t xml:space="preserve"> each agency’s </w:t>
      </w:r>
      <w:r w:rsidR="00F06090">
        <w:t xml:space="preserve">most important </w:t>
      </w:r>
      <w:commentRangeStart w:id="67"/>
      <w:commentRangeStart w:id="68"/>
      <w:commentRangeStart w:id="69"/>
      <w:r w:rsidRPr="234CA095">
        <w:rPr>
          <w:highlight w:val="yellow"/>
          <w:rPrChange w:id="70" w:author="Kerney, Shamiah (Mayor's Office)" w:date="2026-06-29T16:39:00Z" w16du:dateUtc="2026-06-29T16:39:45Z">
            <w:rPr/>
          </w:rPrChange>
        </w:rPr>
        <w:t>priorities</w:t>
      </w:r>
      <w:commentRangeEnd w:id="67"/>
      <w:r>
        <w:rPr>
          <w:rStyle w:val="CommentReference"/>
          <w:sz w:val="22"/>
          <w:szCs w:val="22"/>
        </w:rPr>
        <w:commentReference w:id="67"/>
      </w:r>
      <w:commentRangeEnd w:id="68"/>
      <w:r w:rsidR="00293F94">
        <w:rPr>
          <w:rStyle w:val="CommentReference"/>
          <w:sz w:val="22"/>
          <w:szCs w:val="22"/>
        </w:rPr>
        <w:commentReference w:id="68"/>
      </w:r>
      <w:commentRangeEnd w:id="69"/>
      <w:r>
        <w:rPr>
          <w:rStyle w:val="CommentReference"/>
          <w:sz w:val="22"/>
          <w:szCs w:val="22"/>
        </w:rPr>
        <w:commentReference w:id="69"/>
      </w:r>
      <w:r>
        <w:t xml:space="preserve"> for the remainder of the Mayor's term. Ideally, they would reflect the Mayor's Action Plan, already active agency strategic plans, or major public commitments. These goals will not change for the duration of the action plan</w:t>
      </w:r>
    </w:p>
    <w:p w14:paraId="778914AF" w14:textId="0A2E3A05" w:rsidR="002613A8" w:rsidRDefault="002613A8" w:rsidP="00B46417">
      <w:pPr>
        <w:pStyle w:val="Heading4"/>
        <w:ind w:left="360" w:hanging="360"/>
      </w:pPr>
      <w:r>
        <w:rPr>
          <w:rFonts w:ascii="Segoe UI Emoji" w:hAnsi="Segoe UI Emoji" w:cs="Segoe UI Emoji"/>
          <w:b/>
          <w:color w:val="00B050"/>
        </w:rPr>
        <w:t>✅</w:t>
      </w:r>
      <w:r>
        <w:rPr>
          <w:b/>
          <w:color w:val="00B050"/>
        </w:rPr>
        <w:t xml:space="preserve"> What a Strong Submission Looks Like</w:t>
      </w:r>
    </w:p>
    <w:p w14:paraId="2EB1193E" w14:textId="77777777" w:rsidR="0021630A" w:rsidRDefault="0021630A" w:rsidP="002613A8">
      <w:pPr>
        <w:pStyle w:val="ListBullet"/>
      </w:pPr>
      <w:r>
        <w:t>Goal is fully SMART: specific, measurable, clearly outcome-based, realistic, and explicitly time-bound</w:t>
      </w:r>
    </w:p>
    <w:p w14:paraId="3C0B0E43" w14:textId="77777777" w:rsidR="00A41FA4" w:rsidRDefault="00A41FA4" w:rsidP="00D6059E">
      <w:pPr>
        <w:pStyle w:val="ListBullet"/>
        <w:numPr>
          <w:ilvl w:val="0"/>
          <w:numId w:val="0"/>
        </w:numPr>
      </w:pPr>
    </w:p>
    <w:p w14:paraId="298198D2" w14:textId="77777777" w:rsidR="0025121A" w:rsidRDefault="00D6059E" w:rsidP="00D6059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w:t>
      </w:r>
    </w:p>
    <w:p w14:paraId="0DBC6CAA" w14:textId="0C5DEFCB" w:rsidR="00F30631" w:rsidRPr="00B46417" w:rsidRDefault="00FC5AD5" w:rsidP="00D83E21">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eastAsiaTheme="minorHAnsi"/>
          <w:kern w:val="2"/>
          <w14:ligatures w14:val="standardContextual"/>
        </w:rPr>
      </w:pPr>
      <w:r w:rsidRPr="00B46417">
        <w:rPr>
          <w:rFonts w:eastAsiaTheme="minorHAnsi"/>
          <w:bCs/>
          <w:iCs/>
          <w:kern w:val="2"/>
          <w14:ligatures w14:val="standardContextual"/>
        </w:rPr>
        <w:t xml:space="preserve">Mayor’s Office of Neighborhood Safety and Engagement </w:t>
      </w:r>
      <w:r w:rsidR="00BD27AE" w:rsidRPr="00B46417">
        <w:rPr>
          <w:rFonts w:eastAsiaTheme="minorHAnsi"/>
          <w:b/>
          <w:bCs/>
          <w:i/>
          <w:iCs/>
          <w:kern w:val="2"/>
          <w14:ligatures w14:val="standardContextual"/>
        </w:rPr>
        <w:t>Goal Statement</w:t>
      </w:r>
      <w:r w:rsidR="00BD27AE" w:rsidRPr="00B46417">
        <w:rPr>
          <w:rFonts w:eastAsiaTheme="minorHAnsi"/>
          <w:kern w:val="2"/>
          <w14:ligatures w14:val="standardContextual"/>
        </w:rPr>
        <w:t>: Sustain a 15% reduction in Homicides and Shootings Year Over Year in Baltimore City by December 31, 2028. </w:t>
      </w:r>
    </w:p>
    <w:p w14:paraId="3505795D" w14:textId="77777777" w:rsidR="00042CAE" w:rsidRDefault="00042CAE" w:rsidP="00641627">
      <w:pPr>
        <w:pStyle w:val="Heading3"/>
      </w:pPr>
      <w:bookmarkStart w:id="72" w:name="_Toc233365939"/>
    </w:p>
    <w:p w14:paraId="5B22297A" w14:textId="43F8A602" w:rsidR="0021630A" w:rsidRDefault="0021630A" w:rsidP="00641627">
      <w:pPr>
        <w:pStyle w:val="Heading3"/>
      </w:pPr>
      <w:r>
        <w:t>FY27 Initiatives</w:t>
      </w:r>
      <w:bookmarkEnd w:id="72"/>
    </w:p>
    <w:p w14:paraId="489E11E0" w14:textId="0AC4E82F" w:rsidR="0021630A" w:rsidRDefault="0021630A" w:rsidP="00641627">
      <w:pPr>
        <w:pStyle w:val="Heading4"/>
      </w:pPr>
      <w:r>
        <w:rPr>
          <w:rFonts w:ascii="Segoe UI Emoji" w:hAnsi="Segoe UI Emoji" w:cs="Segoe UI Emoji"/>
        </w:rPr>
        <w:t>📘</w:t>
      </w:r>
      <w:r>
        <w:t xml:space="preserve"> Definition</w:t>
      </w:r>
    </w:p>
    <w:p w14:paraId="73208F12" w14:textId="77777777" w:rsidR="0021630A" w:rsidRDefault="0021630A" w:rsidP="0021630A">
      <w:r>
        <w:t>FY27 initiatives are concrete, well-defined actions that can be documented. They have a start and end date during the current fiscal year and will be updated annually. The connection between the completion of the initiative and the achievement of the SMART Goal should be clear.</w:t>
      </w:r>
    </w:p>
    <w:p w14:paraId="14CE0727" w14:textId="6C0242C9" w:rsidR="002613A8" w:rsidRDefault="002613A8" w:rsidP="00B46417">
      <w:pPr>
        <w:pStyle w:val="Heading4"/>
        <w:ind w:left="360" w:hanging="360"/>
      </w:pPr>
      <w:r>
        <w:rPr>
          <w:rFonts w:ascii="Segoe UI Emoji" w:hAnsi="Segoe UI Emoji" w:cs="Segoe UI Emoji"/>
          <w:b/>
          <w:color w:val="00B050"/>
        </w:rPr>
        <w:t>✅</w:t>
      </w:r>
      <w:r>
        <w:rPr>
          <w:b/>
          <w:color w:val="00B050"/>
        </w:rPr>
        <w:t xml:space="preserve"> What a Strong Submission Looks Like</w:t>
      </w:r>
    </w:p>
    <w:p w14:paraId="61473465" w14:textId="77777777" w:rsidR="0021630A" w:rsidRDefault="0021630A" w:rsidP="002613A8">
      <w:pPr>
        <w:pStyle w:val="ListBullet"/>
      </w:pPr>
      <w:r>
        <w:rPr>
          <w:i/>
          <w:iCs/>
        </w:rPr>
        <w:t>Strategic Coherence-</w:t>
      </w:r>
      <w:r>
        <w:t>The initiative clearly advances the goal; the causal logic — how this work produces the intended result — is explicitly stated</w:t>
      </w:r>
    </w:p>
    <w:p w14:paraId="03B1F3F1" w14:textId="4B8E3FE1" w:rsidR="0021630A" w:rsidRDefault="0021630A" w:rsidP="0021630A">
      <w:pPr>
        <w:pStyle w:val="ListBullet"/>
        <w:tabs>
          <w:tab w:val="num" w:pos="360"/>
        </w:tabs>
      </w:pPr>
      <w:r w:rsidRPr="234CA095">
        <w:rPr>
          <w:i/>
          <w:iCs/>
        </w:rPr>
        <w:t>Concreteness of Initiative-</w:t>
      </w:r>
      <w:r>
        <w:t xml:space="preserve">Initiative has a clear scope, a defined or </w:t>
      </w:r>
      <w:commentRangeStart w:id="73"/>
      <w:commentRangeStart w:id="74"/>
      <w:r>
        <w:t>implied timeline</w:t>
      </w:r>
      <w:commentRangeEnd w:id="73"/>
      <w:r>
        <w:rPr>
          <w:rStyle w:val="CommentReference"/>
          <w:sz w:val="22"/>
          <w:szCs w:val="22"/>
        </w:rPr>
        <w:commentReference w:id="73"/>
      </w:r>
      <w:commentRangeEnd w:id="74"/>
      <w:r w:rsidR="004524F9">
        <w:rPr>
          <w:rStyle w:val="CommentReference"/>
          <w:sz w:val="22"/>
          <w:szCs w:val="22"/>
        </w:rPr>
        <w:commentReference w:id="74"/>
      </w:r>
      <w:r>
        <w:t>, and explicit ownership; a reviewer could understand what is being done, by whom, and roughly when</w:t>
      </w:r>
    </w:p>
    <w:p w14:paraId="5D7F38B3" w14:textId="77777777" w:rsidR="00AF40DF" w:rsidRDefault="00AF40DF" w:rsidP="00AF40DF">
      <w:pPr>
        <w:pStyle w:val="ListBullet"/>
        <w:numPr>
          <w:ilvl w:val="0"/>
          <w:numId w:val="0"/>
        </w:numPr>
      </w:pPr>
    </w:p>
    <w:p w14:paraId="21175D4D" w14:textId="77777777" w:rsidR="00AF40DF" w:rsidRDefault="00AF40DF" w:rsidP="00AF40DF">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w:t>
      </w:r>
    </w:p>
    <w:p w14:paraId="34238422" w14:textId="77777777" w:rsidR="00042CAE" w:rsidRPr="00C83CE4" w:rsidRDefault="00042CAE" w:rsidP="00042CA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eastAsiaTheme="minorHAnsi"/>
          <w:kern w:val="2"/>
          <w14:ligatures w14:val="standardContextual"/>
        </w:rPr>
      </w:pPr>
      <w:r w:rsidRPr="00C83CE4">
        <w:rPr>
          <w:rFonts w:eastAsiaTheme="minorHAnsi"/>
          <w:b/>
          <w:bCs/>
          <w:i/>
          <w:iCs/>
          <w:kern w:val="2"/>
          <w14:ligatures w14:val="standardContextual"/>
        </w:rPr>
        <w:t>Mayor’s Office of Neighborhood Safety and Engagement Goal Statement</w:t>
      </w:r>
      <w:r w:rsidRPr="00C83CE4">
        <w:rPr>
          <w:rFonts w:eastAsiaTheme="minorHAnsi"/>
          <w:kern w:val="2"/>
          <w14:ligatures w14:val="standardContextual"/>
        </w:rPr>
        <w:t>: Sustain a 15% reduction in Homicides and Shootings Year Over Year in Baltimore City by December 31, 2028. </w:t>
      </w:r>
    </w:p>
    <w:p w14:paraId="32954AC0" w14:textId="77777777" w:rsidR="00042CAE" w:rsidRDefault="00042CAE" w:rsidP="00D83E21">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i/>
          <w:iCs/>
        </w:rPr>
      </w:pPr>
    </w:p>
    <w:p w14:paraId="042163F6" w14:textId="1D6BE7E0" w:rsidR="0034308B" w:rsidRPr="00B46417" w:rsidRDefault="00042CAE" w:rsidP="00D83E21">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pPr>
      <w:r>
        <w:rPr>
          <w:b/>
          <w:bCs/>
          <w:i/>
          <w:iCs/>
        </w:rPr>
        <w:t xml:space="preserve">FY27 Initiatives: </w:t>
      </w:r>
    </w:p>
    <w:p w14:paraId="2BA2A47D" w14:textId="77777777" w:rsidR="00845B15" w:rsidRDefault="00845B15" w:rsidP="00845B15">
      <w:pPr>
        <w:pStyle w:val="ListBullet"/>
        <w:numPr>
          <w:ilvl w:val="0"/>
          <w:numId w:val="68"/>
        </w:numPr>
        <w:pBdr>
          <w:top w:val="single" w:sz="8" w:space="6" w:color="BFBFBF"/>
          <w:left w:val="single" w:sz="8" w:space="10" w:color="BFBFBF"/>
          <w:bottom w:val="single" w:sz="8" w:space="6" w:color="BFBFBF"/>
          <w:right w:val="single" w:sz="8" w:space="10" w:color="BFBFBF"/>
        </w:pBdr>
        <w:shd w:val="clear" w:color="auto" w:fill="F2F2F2"/>
        <w:rPr>
          <w:i/>
          <w:iCs/>
        </w:rPr>
      </w:pPr>
      <w:r>
        <w:rPr>
          <w:i/>
          <w:iCs/>
        </w:rPr>
        <w:t>Scale the Group Violence Reduction Strategy to at least two more districts, moving closer to citywide scale. </w:t>
      </w:r>
    </w:p>
    <w:p w14:paraId="1051D6A7" w14:textId="77777777" w:rsidR="00845B15" w:rsidRDefault="00845B15" w:rsidP="00845B15">
      <w:pPr>
        <w:pStyle w:val="ListBullet"/>
        <w:numPr>
          <w:ilvl w:val="0"/>
          <w:numId w:val="68"/>
        </w:numPr>
        <w:pBdr>
          <w:top w:val="single" w:sz="8" w:space="6" w:color="BFBFBF"/>
          <w:left w:val="single" w:sz="8" w:space="10" w:color="BFBFBF"/>
          <w:bottom w:val="single" w:sz="8" w:space="6" w:color="BFBFBF"/>
          <w:right w:val="single" w:sz="8" w:space="10" w:color="BFBFBF"/>
        </w:pBdr>
        <w:shd w:val="clear" w:color="auto" w:fill="F2F2F2"/>
        <w:rPr>
          <w:i/>
          <w:iCs/>
        </w:rPr>
      </w:pPr>
      <w:r>
        <w:rPr>
          <w:i/>
          <w:iCs/>
        </w:rPr>
        <w:t>Achieve 85% staffing levels across all Safe Streets sites. </w:t>
      </w:r>
    </w:p>
    <w:p w14:paraId="57EE26A1" w14:textId="05D9D1CA" w:rsidR="00845B15" w:rsidRPr="00845B15" w:rsidRDefault="00845B15" w:rsidP="00D83E21">
      <w:pPr>
        <w:pStyle w:val="ListBullet"/>
        <w:numPr>
          <w:ilvl w:val="0"/>
          <w:numId w:val="68"/>
        </w:numPr>
        <w:pBdr>
          <w:top w:val="single" w:sz="8" w:space="6" w:color="BFBFBF"/>
          <w:left w:val="single" w:sz="8" w:space="10" w:color="BFBFBF"/>
          <w:bottom w:val="single" w:sz="8" w:space="6" w:color="BFBFBF"/>
          <w:right w:val="single" w:sz="8" w:space="10" w:color="BFBFBF"/>
        </w:pBdr>
        <w:shd w:val="clear" w:color="auto" w:fill="F2F2F2"/>
        <w:rPr>
          <w:i/>
          <w:iCs/>
        </w:rPr>
      </w:pPr>
      <w:r>
        <w:rPr>
          <w:i/>
          <w:iCs/>
        </w:rPr>
        <w:t>Train 65% of Safe Streets staff on the Safe Streets model and trauma-informed interventions by Fiscal Year 27 end.</w:t>
      </w:r>
      <w:r>
        <w:rPr>
          <w:rFonts w:ascii="Arial" w:hAnsi="Arial" w:cs="Arial"/>
          <w:i/>
          <w:iCs/>
        </w:rPr>
        <w:t> </w:t>
      </w:r>
      <w:r>
        <w:rPr>
          <w:i/>
          <w:iCs/>
        </w:rPr>
        <w:t> </w:t>
      </w:r>
    </w:p>
    <w:p w14:paraId="4D3B5792" w14:textId="77777777" w:rsidR="00F30631" w:rsidRPr="00D83E21" w:rsidRDefault="00F30631" w:rsidP="00D83E21">
      <w:pPr>
        <w:pStyle w:val="ListBullet"/>
        <w:numPr>
          <w:ilvl w:val="0"/>
          <w:numId w:val="0"/>
        </w:numPr>
        <w:rPr>
          <w:i/>
          <w:iCs/>
        </w:rPr>
      </w:pPr>
    </w:p>
    <w:p w14:paraId="5CE81195" w14:textId="4FAB4222" w:rsidR="0021630A" w:rsidRDefault="0021630A" w:rsidP="007B4F30">
      <w:pPr>
        <w:pStyle w:val="Heading3"/>
      </w:pPr>
      <w:bookmarkStart w:id="75" w:name="_Toc233365940"/>
      <w:r>
        <w:t>Key Performance Indicators, including FY26 baseline and FY27 targets</w:t>
      </w:r>
      <w:bookmarkEnd w:id="75"/>
    </w:p>
    <w:p w14:paraId="4DF76156" w14:textId="7814F04F" w:rsidR="0021630A" w:rsidRDefault="0021630A" w:rsidP="007B4F30">
      <w:pPr>
        <w:pStyle w:val="Heading4"/>
      </w:pPr>
      <w:r>
        <w:rPr>
          <w:rFonts w:ascii="Segoe UI Emoji" w:hAnsi="Segoe UI Emoji" w:cs="Segoe UI Emoji"/>
        </w:rPr>
        <w:t>📘</w:t>
      </w:r>
      <w:r>
        <w:t xml:space="preserve"> Definition</w:t>
      </w:r>
    </w:p>
    <w:p w14:paraId="265E02C6" w14:textId="33D39B8E" w:rsidR="0021630A" w:rsidRDefault="6AC97638" w:rsidP="234CA095">
      <w:r>
        <w:t xml:space="preserve">These </w:t>
      </w:r>
      <w:r w:rsidR="5AFCC8C2">
        <w:t>indicators will determine progress towards accomplishing the goal</w:t>
      </w:r>
      <w:r>
        <w:t xml:space="preserve">. While </w:t>
      </w:r>
      <w:r w:rsidR="02A1C84C">
        <w:t>the City of Baltimore’s</w:t>
      </w:r>
      <w:r>
        <w:t xml:space="preserve"> north star is a family of measures (outcome, effectiveness, efficiency, and output), the priority is to have the correct metrics. Goal metrics are new, and as a result, baseline and targets will need to be established. New metrics that have FY26 baselines can have targets set. Metrics that do not have a FY26 baseline will use FY27 as a baseline year</w:t>
      </w:r>
      <w:r w:rsidR="2E09AF15">
        <w:t xml:space="preserve"> and no target is needed</w:t>
      </w:r>
      <w:r>
        <w:t>.</w:t>
      </w:r>
    </w:p>
    <w:p w14:paraId="550EDA19" w14:textId="25E588E4" w:rsidR="002613A8" w:rsidRDefault="002613A8" w:rsidP="00B46417">
      <w:pPr>
        <w:pStyle w:val="Heading4"/>
        <w:ind w:left="360" w:hanging="360"/>
      </w:pPr>
      <w:r>
        <w:rPr>
          <w:rFonts w:ascii="Segoe UI Emoji" w:hAnsi="Segoe UI Emoji" w:cs="Segoe UI Emoji"/>
          <w:b/>
          <w:color w:val="00B050"/>
        </w:rPr>
        <w:t>✅</w:t>
      </w:r>
      <w:r>
        <w:rPr>
          <w:b/>
          <w:color w:val="00B050"/>
        </w:rPr>
        <w:t xml:space="preserve"> What a Strong Submission Looks Like</w:t>
      </w:r>
    </w:p>
    <w:p w14:paraId="1B46DD9C" w14:textId="77777777" w:rsidR="0021630A" w:rsidRDefault="0021630A" w:rsidP="002613A8">
      <w:pPr>
        <w:pStyle w:val="ListBullet"/>
      </w:pPr>
      <w:r>
        <w:rPr>
          <w:i/>
          <w:iCs/>
        </w:rPr>
        <w:t>KPI Quality-</w:t>
      </w:r>
      <w:r>
        <w:t>KPI clearly and directly measures whether the goal is being achieved; emphasizes outcomes and leading indicators; reflects performance across the services, initiatives, or units the goal encompasses</w:t>
      </w:r>
    </w:p>
    <w:p w14:paraId="08B06385" w14:textId="77777777" w:rsidR="0021630A" w:rsidRDefault="0021630A" w:rsidP="0021630A">
      <w:pPr>
        <w:pStyle w:val="ListBullet"/>
        <w:tabs>
          <w:tab w:val="num" w:pos="360"/>
        </w:tabs>
      </w:pPr>
      <w:r>
        <w:rPr>
          <w:i/>
          <w:iCs/>
        </w:rPr>
        <w:t>KPI Definition and Validation Rigor-</w:t>
      </w:r>
      <w:r>
        <w:t>All required elements are complete and clearly documented: definition, data source, formula or calculation method, direction of success, frequency, and responsible owner; a reviewer outside the agency could replicate the measure</w:t>
      </w:r>
    </w:p>
    <w:p w14:paraId="71E6A17B" w14:textId="36C76874" w:rsidR="0021630A" w:rsidRDefault="0021630A" w:rsidP="0021630A">
      <w:pPr>
        <w:pStyle w:val="ListBullet"/>
        <w:tabs>
          <w:tab w:val="num" w:pos="360"/>
        </w:tabs>
      </w:pPr>
      <w:r w:rsidRPr="234CA095">
        <w:rPr>
          <w:i/>
          <w:iCs/>
        </w:rPr>
        <w:t>KPI Baseline &amp; Target Readiness-</w:t>
      </w:r>
      <w:r>
        <w:t xml:space="preserve">A reliable baseline is documented; a target, threshold, or </w:t>
      </w:r>
      <w:r w:rsidR="00B65821">
        <w:t>Service Level Agreement</w:t>
      </w:r>
      <w:r>
        <w:t xml:space="preserve"> is clearly defined with a rationale, is time-bound, and is ready for management use.</w:t>
      </w:r>
    </w:p>
    <w:p w14:paraId="7A8E74E8" w14:textId="77777777" w:rsidR="003A643C" w:rsidRDefault="003A643C" w:rsidP="003A643C">
      <w:pPr>
        <w:pStyle w:val="ListBullet"/>
        <w:tabs>
          <w:tab w:val="num" w:pos="360"/>
        </w:tabs>
      </w:pPr>
      <w:r>
        <w:rPr>
          <w:i/>
          <w:iCs/>
        </w:rPr>
        <w:t>Family of Measures-</w:t>
      </w:r>
      <w:r>
        <w:t>Measures span as many categories (output, efficiency, effectiveness, and outcome) as appropriate for the service; the highest possible order measure  is used when possible.</w:t>
      </w:r>
    </w:p>
    <w:p w14:paraId="3908CDAA" w14:textId="77777777" w:rsidR="00042CAE" w:rsidRDefault="00042CAE" w:rsidP="00042CAE">
      <w:pPr>
        <w:pStyle w:val="ListBullet"/>
        <w:numPr>
          <w:ilvl w:val="0"/>
          <w:numId w:val="0"/>
        </w:numPr>
        <w:ind w:left="360" w:hanging="360"/>
      </w:pPr>
    </w:p>
    <w:p w14:paraId="1E4FA8A9" w14:textId="77777777" w:rsidR="00042CAE" w:rsidRDefault="00042CAE" w:rsidP="00042CA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r>
        <w:rPr>
          <w:rFonts w:ascii="Segoe UI Emoji" w:hAnsi="Segoe UI Emoji" w:cs="Segoe UI Emoji"/>
        </w:rPr>
        <w:t xml:space="preserve">💡 </w:t>
      </w:r>
      <w:commentRangeStart w:id="76"/>
      <w:r>
        <w:rPr>
          <w:rFonts w:asciiTheme="majorHAnsi" w:eastAsiaTheme="majorEastAsia" w:hAnsiTheme="majorHAnsi" w:cstheme="majorBidi"/>
          <w:b/>
          <w:bCs/>
          <w:i/>
          <w:iCs/>
          <w:color w:val="4472C4" w:themeColor="accent1"/>
        </w:rPr>
        <w:t>Example</w:t>
      </w:r>
      <w:commentRangeEnd w:id="76"/>
      <w:r w:rsidR="0038316C">
        <w:rPr>
          <w:rStyle w:val="CommentReference"/>
          <w:rFonts w:asciiTheme="majorHAnsi" w:eastAsiaTheme="majorEastAsia" w:hAnsiTheme="majorHAnsi" w:cstheme="majorBidi"/>
          <w:b/>
          <w:bCs/>
          <w:i/>
          <w:iCs/>
          <w:color w:val="4472C4" w:themeColor="accent1"/>
          <w:sz w:val="22"/>
          <w:szCs w:val="22"/>
        </w:rPr>
        <w:commentReference w:id="76"/>
      </w:r>
      <w:r>
        <w:rPr>
          <w:rFonts w:asciiTheme="majorHAnsi" w:eastAsiaTheme="majorEastAsia" w:hAnsiTheme="majorHAnsi" w:cstheme="majorBidi"/>
          <w:b/>
          <w:bCs/>
          <w:i/>
          <w:iCs/>
          <w:color w:val="4472C4" w:themeColor="accent1"/>
        </w:rPr>
        <w:t xml:space="preserve">: </w:t>
      </w:r>
    </w:p>
    <w:p w14:paraId="7106184F" w14:textId="77777777" w:rsidR="00042CAE" w:rsidRPr="00C83CE4" w:rsidRDefault="00042CAE" w:rsidP="00042CA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eastAsiaTheme="minorHAnsi"/>
          <w:kern w:val="2"/>
          <w14:ligatures w14:val="standardContextual"/>
        </w:rPr>
      </w:pPr>
      <w:r w:rsidRPr="00C83CE4">
        <w:rPr>
          <w:rFonts w:eastAsiaTheme="minorHAnsi"/>
          <w:b/>
          <w:bCs/>
          <w:i/>
          <w:iCs/>
          <w:kern w:val="2"/>
          <w14:ligatures w14:val="standardContextual"/>
        </w:rPr>
        <w:t>Mayor’s Office of Neighborhood Safety and Engagement Goal Statement</w:t>
      </w:r>
      <w:r w:rsidRPr="00C83CE4">
        <w:rPr>
          <w:rFonts w:eastAsiaTheme="minorHAnsi"/>
          <w:kern w:val="2"/>
          <w14:ligatures w14:val="standardContextual"/>
        </w:rPr>
        <w:t>: Sustain a 15% reduction in Homicides and Shootings Year Over Year in Baltimore City by December 31, 2028. </w:t>
      </w:r>
    </w:p>
    <w:p w14:paraId="11DF8264" w14:textId="77777777" w:rsidR="00042CAE" w:rsidRDefault="00042CAE" w:rsidP="00042CA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i/>
          <w:iCs/>
        </w:rPr>
      </w:pPr>
    </w:p>
    <w:p w14:paraId="4699FB30" w14:textId="77777777" w:rsidR="00042CAE" w:rsidRPr="00C83CE4" w:rsidRDefault="00042CAE" w:rsidP="00042CA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pPr>
      <w:r>
        <w:rPr>
          <w:b/>
          <w:bCs/>
          <w:i/>
          <w:iCs/>
        </w:rPr>
        <w:t xml:space="preserve">FY27 Initiatives: </w:t>
      </w:r>
    </w:p>
    <w:p w14:paraId="1C463782" w14:textId="77777777" w:rsidR="00042CAE" w:rsidRDefault="00042CAE" w:rsidP="00042CAE">
      <w:pPr>
        <w:pStyle w:val="ListBullet"/>
        <w:numPr>
          <w:ilvl w:val="0"/>
          <w:numId w:val="68"/>
        </w:numPr>
        <w:pBdr>
          <w:top w:val="single" w:sz="8" w:space="6" w:color="BFBFBF"/>
          <w:left w:val="single" w:sz="8" w:space="10" w:color="BFBFBF"/>
          <w:bottom w:val="single" w:sz="8" w:space="6" w:color="BFBFBF"/>
          <w:right w:val="single" w:sz="8" w:space="10" w:color="BFBFBF"/>
        </w:pBdr>
        <w:shd w:val="clear" w:color="auto" w:fill="F2F2F2"/>
        <w:rPr>
          <w:i/>
          <w:iCs/>
        </w:rPr>
      </w:pPr>
      <w:r>
        <w:rPr>
          <w:i/>
          <w:iCs/>
        </w:rPr>
        <w:t>Scale the Group Violence Reduction Strategy to at least two more districts, moving closer to citywide scale. </w:t>
      </w:r>
    </w:p>
    <w:p w14:paraId="4CCC2C40" w14:textId="77777777" w:rsidR="00042CAE" w:rsidRDefault="00042CAE" w:rsidP="00042CAE">
      <w:pPr>
        <w:pStyle w:val="ListBullet"/>
        <w:numPr>
          <w:ilvl w:val="0"/>
          <w:numId w:val="68"/>
        </w:numPr>
        <w:pBdr>
          <w:top w:val="single" w:sz="8" w:space="6" w:color="BFBFBF"/>
          <w:left w:val="single" w:sz="8" w:space="10" w:color="BFBFBF"/>
          <w:bottom w:val="single" w:sz="8" w:space="6" w:color="BFBFBF"/>
          <w:right w:val="single" w:sz="8" w:space="10" w:color="BFBFBF"/>
        </w:pBdr>
        <w:shd w:val="clear" w:color="auto" w:fill="F2F2F2"/>
        <w:rPr>
          <w:i/>
          <w:iCs/>
        </w:rPr>
      </w:pPr>
      <w:r>
        <w:rPr>
          <w:i/>
          <w:iCs/>
        </w:rPr>
        <w:t>Achieve 85% staffing levels across all Safe Streets sites. </w:t>
      </w:r>
    </w:p>
    <w:p w14:paraId="4FCA6BAA" w14:textId="77777777" w:rsidR="00042CAE" w:rsidRDefault="00042CAE" w:rsidP="00042CAE">
      <w:pPr>
        <w:pStyle w:val="ListBullet"/>
        <w:numPr>
          <w:ilvl w:val="0"/>
          <w:numId w:val="68"/>
        </w:numPr>
        <w:pBdr>
          <w:top w:val="single" w:sz="8" w:space="6" w:color="BFBFBF"/>
          <w:left w:val="single" w:sz="8" w:space="10" w:color="BFBFBF"/>
          <w:bottom w:val="single" w:sz="8" w:space="6" w:color="BFBFBF"/>
          <w:right w:val="single" w:sz="8" w:space="10" w:color="BFBFBF"/>
        </w:pBdr>
        <w:shd w:val="clear" w:color="auto" w:fill="F2F2F2"/>
        <w:rPr>
          <w:i/>
          <w:iCs/>
        </w:rPr>
      </w:pPr>
      <w:r>
        <w:rPr>
          <w:i/>
          <w:iCs/>
        </w:rPr>
        <w:t>Train 65% of Safe Streets staff on the Safe Streets model and trauma-informed interventions by Fiscal Year 27 end.</w:t>
      </w:r>
      <w:r>
        <w:rPr>
          <w:rFonts w:ascii="Arial" w:hAnsi="Arial" w:cs="Arial"/>
          <w:i/>
          <w:iCs/>
        </w:rPr>
        <w:t> </w:t>
      </w:r>
      <w:r>
        <w:rPr>
          <w:i/>
          <w:iCs/>
        </w:rPr>
        <w:t> </w:t>
      </w:r>
    </w:p>
    <w:p w14:paraId="3390DC6F" w14:textId="77777777" w:rsidR="00042CAE" w:rsidRDefault="00042CAE" w:rsidP="00042CAE">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ind w:left="360" w:hanging="360"/>
        <w:rPr>
          <w:i/>
          <w:iCs/>
        </w:rPr>
      </w:pPr>
    </w:p>
    <w:tbl>
      <w:tblPr>
        <w:tblW w:w="109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8632"/>
      </w:tblGrid>
      <w:tr w:rsidR="00042CAE" w:rsidRPr="00B509C0" w14:paraId="35214B4F" w14:textId="77777777" w:rsidTr="00DD0C85">
        <w:trPr>
          <w:trHeight w:val="435"/>
        </w:trPr>
        <w:tc>
          <w:tcPr>
            <w:tcW w:w="2340" w:type="dxa"/>
            <w:tcBorders>
              <w:top w:val="single" w:sz="6" w:space="0" w:color="auto"/>
              <w:left w:val="single" w:sz="6" w:space="0" w:color="auto"/>
              <w:bottom w:val="single" w:sz="6" w:space="0" w:color="auto"/>
              <w:right w:val="single" w:sz="6" w:space="0" w:color="auto"/>
            </w:tcBorders>
            <w:hideMark/>
          </w:tcPr>
          <w:p w14:paraId="47C0AB15" w14:textId="77777777" w:rsidR="00042CAE" w:rsidRPr="00D83E21" w:rsidRDefault="00042CAE" w:rsidP="00DD0C85">
            <w:pPr>
              <w:spacing w:after="0" w:line="240" w:lineRule="auto"/>
              <w:textAlignment w:val="baseline"/>
              <w:rPr>
                <w:rFonts w:eastAsia="Times New Roman" w:cs="Segoe UI"/>
                <w:b/>
                <w:bCs/>
                <w:kern w:val="0"/>
                <w14:ligatures w14:val="none"/>
              </w:rPr>
            </w:pPr>
            <w:r>
              <w:rPr>
                <w:rFonts w:eastAsia="Times New Roman" w:cs="Segoe UI"/>
                <w:b/>
                <w:bCs/>
                <w:kern w:val="0"/>
                <w14:ligatures w14:val="none"/>
              </w:rPr>
              <w:t>Title </w:t>
            </w:r>
          </w:p>
        </w:tc>
        <w:tc>
          <w:tcPr>
            <w:tcW w:w="8632" w:type="dxa"/>
            <w:tcBorders>
              <w:top w:val="single" w:sz="6" w:space="0" w:color="auto"/>
              <w:left w:val="single" w:sz="6" w:space="0" w:color="auto"/>
              <w:bottom w:val="single" w:sz="6" w:space="0" w:color="auto"/>
              <w:right w:val="single" w:sz="6" w:space="0" w:color="auto"/>
            </w:tcBorders>
            <w:hideMark/>
          </w:tcPr>
          <w:p w14:paraId="457014BA" w14:textId="77777777" w:rsidR="00042CAE" w:rsidRPr="00D83E21" w:rsidRDefault="00042CAE" w:rsidP="00DD0C85">
            <w:pPr>
              <w:spacing w:after="0" w:line="240" w:lineRule="auto"/>
              <w:textAlignment w:val="baseline"/>
              <w:rPr>
                <w:rFonts w:eastAsia="Times New Roman" w:cs="Segoe UI"/>
                <w:b/>
                <w:bCs/>
                <w:kern w:val="0"/>
                <w14:ligatures w14:val="none"/>
              </w:rPr>
            </w:pPr>
            <w:r>
              <w:rPr>
                <w:rFonts w:eastAsia="Times New Roman" w:cs="Segoe UI"/>
                <w:b/>
                <w:bCs/>
                <w:kern w:val="0"/>
                <w14:ligatures w14:val="none"/>
              </w:rPr>
              <w:t>Citywide Violence Reduction </w:t>
            </w:r>
          </w:p>
          <w:p w14:paraId="77D80413" w14:textId="77777777" w:rsidR="00042CAE" w:rsidRPr="00D83E21" w:rsidRDefault="00042CAE" w:rsidP="00DD0C85">
            <w:pPr>
              <w:spacing w:after="0" w:line="240" w:lineRule="auto"/>
              <w:textAlignment w:val="baseline"/>
              <w:rPr>
                <w:rFonts w:eastAsia="Times New Roman" w:cs="Segoe UI"/>
                <w:b/>
                <w:bCs/>
                <w:kern w:val="0"/>
                <w14:ligatures w14:val="none"/>
              </w:rPr>
            </w:pPr>
            <w:r>
              <w:rPr>
                <w:rFonts w:eastAsia="Times New Roman" w:cs="Segoe UI"/>
                <w:b/>
                <w:bCs/>
                <w:kern w:val="0"/>
                <w14:ligatures w14:val="none"/>
              </w:rPr>
              <w:t> </w:t>
            </w:r>
          </w:p>
        </w:tc>
      </w:tr>
      <w:tr w:rsidR="00042CAE" w:rsidRPr="00B509C0" w14:paraId="5470BA27" w14:textId="77777777" w:rsidTr="00DD0C85">
        <w:trPr>
          <w:trHeight w:val="327"/>
        </w:trPr>
        <w:tc>
          <w:tcPr>
            <w:tcW w:w="2340" w:type="dxa"/>
            <w:tcBorders>
              <w:top w:val="single" w:sz="6" w:space="0" w:color="auto"/>
              <w:left w:val="single" w:sz="6" w:space="0" w:color="auto"/>
              <w:bottom w:val="single" w:sz="6" w:space="0" w:color="auto"/>
              <w:right w:val="single" w:sz="6" w:space="0" w:color="auto"/>
            </w:tcBorders>
            <w:hideMark/>
          </w:tcPr>
          <w:p w14:paraId="5952D9A8"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Description </w:t>
            </w:r>
          </w:p>
        </w:tc>
        <w:tc>
          <w:tcPr>
            <w:tcW w:w="8632" w:type="dxa"/>
            <w:tcBorders>
              <w:top w:val="single" w:sz="6" w:space="0" w:color="auto"/>
              <w:left w:val="single" w:sz="6" w:space="0" w:color="auto"/>
              <w:bottom w:val="single" w:sz="6" w:space="0" w:color="auto"/>
              <w:right w:val="single" w:sz="6" w:space="0" w:color="auto"/>
            </w:tcBorders>
            <w:hideMark/>
          </w:tcPr>
          <w:p w14:paraId="5A74F891"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Sustain a 15% reduction in Homicides and Shootings Year Over Year in Baltimore City. </w:t>
            </w:r>
          </w:p>
        </w:tc>
      </w:tr>
      <w:tr w:rsidR="00042CAE" w:rsidRPr="00B509C0" w14:paraId="3C34BF15" w14:textId="77777777" w:rsidTr="00DD0C85">
        <w:trPr>
          <w:trHeight w:val="270"/>
        </w:trPr>
        <w:tc>
          <w:tcPr>
            <w:tcW w:w="2340" w:type="dxa"/>
            <w:tcBorders>
              <w:top w:val="single" w:sz="6" w:space="0" w:color="auto"/>
              <w:left w:val="single" w:sz="6" w:space="0" w:color="auto"/>
              <w:bottom w:val="single" w:sz="6" w:space="0" w:color="auto"/>
              <w:right w:val="single" w:sz="6" w:space="0" w:color="auto"/>
            </w:tcBorders>
            <w:hideMark/>
          </w:tcPr>
          <w:p w14:paraId="03A23E17"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Update Frequency </w:t>
            </w:r>
          </w:p>
        </w:tc>
        <w:tc>
          <w:tcPr>
            <w:tcW w:w="8632" w:type="dxa"/>
            <w:tcBorders>
              <w:top w:val="single" w:sz="6" w:space="0" w:color="auto"/>
              <w:left w:val="single" w:sz="6" w:space="0" w:color="auto"/>
              <w:bottom w:val="single" w:sz="6" w:space="0" w:color="auto"/>
              <w:right w:val="single" w:sz="6" w:space="0" w:color="auto"/>
            </w:tcBorders>
            <w:hideMark/>
          </w:tcPr>
          <w:p w14:paraId="0234BC9F"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Daily </w:t>
            </w:r>
          </w:p>
        </w:tc>
      </w:tr>
      <w:tr w:rsidR="00042CAE" w:rsidRPr="00B509C0" w14:paraId="4BC6358B" w14:textId="77777777" w:rsidTr="00DD0C85">
        <w:trPr>
          <w:trHeight w:val="270"/>
        </w:trPr>
        <w:tc>
          <w:tcPr>
            <w:tcW w:w="2340" w:type="dxa"/>
            <w:tcBorders>
              <w:top w:val="single" w:sz="6" w:space="0" w:color="auto"/>
              <w:left w:val="single" w:sz="6" w:space="0" w:color="auto"/>
              <w:bottom w:val="single" w:sz="6" w:space="0" w:color="auto"/>
              <w:right w:val="single" w:sz="6" w:space="0" w:color="auto"/>
            </w:tcBorders>
            <w:hideMark/>
          </w:tcPr>
          <w:p w14:paraId="4E935F9F"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Type </w:t>
            </w:r>
          </w:p>
        </w:tc>
        <w:tc>
          <w:tcPr>
            <w:tcW w:w="8632" w:type="dxa"/>
            <w:tcBorders>
              <w:top w:val="single" w:sz="6" w:space="0" w:color="auto"/>
              <w:left w:val="single" w:sz="6" w:space="0" w:color="auto"/>
              <w:bottom w:val="single" w:sz="6" w:space="0" w:color="auto"/>
              <w:right w:val="single" w:sz="6" w:space="0" w:color="auto"/>
            </w:tcBorders>
            <w:hideMark/>
          </w:tcPr>
          <w:p w14:paraId="06C84330"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Outcome/Lagging </w:t>
            </w:r>
          </w:p>
        </w:tc>
      </w:tr>
      <w:tr w:rsidR="00042CAE" w:rsidRPr="00B509C0" w14:paraId="716295EF" w14:textId="77777777" w:rsidTr="00DD0C85">
        <w:trPr>
          <w:trHeight w:val="270"/>
        </w:trPr>
        <w:tc>
          <w:tcPr>
            <w:tcW w:w="2340" w:type="dxa"/>
            <w:tcBorders>
              <w:top w:val="single" w:sz="6" w:space="0" w:color="auto"/>
              <w:left w:val="single" w:sz="6" w:space="0" w:color="auto"/>
              <w:bottom w:val="single" w:sz="6" w:space="0" w:color="auto"/>
              <w:right w:val="single" w:sz="6" w:space="0" w:color="auto"/>
            </w:tcBorders>
            <w:hideMark/>
          </w:tcPr>
          <w:p w14:paraId="0E00FCAD"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Data Source </w:t>
            </w:r>
          </w:p>
        </w:tc>
        <w:tc>
          <w:tcPr>
            <w:tcW w:w="8632" w:type="dxa"/>
            <w:tcBorders>
              <w:top w:val="single" w:sz="6" w:space="0" w:color="auto"/>
              <w:left w:val="single" w:sz="6" w:space="0" w:color="auto"/>
              <w:bottom w:val="single" w:sz="6" w:space="0" w:color="auto"/>
              <w:right w:val="single" w:sz="6" w:space="0" w:color="auto"/>
            </w:tcBorders>
            <w:hideMark/>
          </w:tcPr>
          <w:p w14:paraId="56EA30E5"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Citistat - Baltimore Police Department (BPD) </w:t>
            </w:r>
          </w:p>
        </w:tc>
      </w:tr>
      <w:tr w:rsidR="00042CAE" w:rsidRPr="00B509C0" w14:paraId="5D90F4C8" w14:textId="77777777" w:rsidTr="00DD0C85">
        <w:trPr>
          <w:trHeight w:val="270"/>
        </w:trPr>
        <w:tc>
          <w:tcPr>
            <w:tcW w:w="2340" w:type="dxa"/>
            <w:tcBorders>
              <w:top w:val="single" w:sz="6" w:space="0" w:color="auto"/>
              <w:left w:val="single" w:sz="6" w:space="0" w:color="auto"/>
              <w:bottom w:val="single" w:sz="6" w:space="0" w:color="auto"/>
              <w:right w:val="single" w:sz="6" w:space="0" w:color="auto"/>
            </w:tcBorders>
            <w:hideMark/>
          </w:tcPr>
          <w:p w14:paraId="6E1EDC5F"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Calculation </w:t>
            </w:r>
          </w:p>
        </w:tc>
        <w:tc>
          <w:tcPr>
            <w:tcW w:w="8632" w:type="dxa"/>
            <w:tcBorders>
              <w:top w:val="single" w:sz="6" w:space="0" w:color="auto"/>
              <w:left w:val="single" w:sz="6" w:space="0" w:color="auto"/>
              <w:bottom w:val="single" w:sz="6" w:space="0" w:color="auto"/>
              <w:right w:val="single" w:sz="6" w:space="0" w:color="auto"/>
            </w:tcBorders>
            <w:hideMark/>
          </w:tcPr>
          <w:p w14:paraId="30F90DBE"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(Current Year-Previous Year)/Previous Year *100 </w:t>
            </w:r>
          </w:p>
        </w:tc>
      </w:tr>
      <w:tr w:rsidR="00042CAE" w:rsidRPr="00B509C0" w14:paraId="269DA077" w14:textId="77777777" w:rsidTr="00DD0C85">
        <w:trPr>
          <w:trHeight w:val="270"/>
        </w:trPr>
        <w:tc>
          <w:tcPr>
            <w:tcW w:w="2340" w:type="dxa"/>
            <w:tcBorders>
              <w:top w:val="single" w:sz="6" w:space="0" w:color="auto"/>
              <w:left w:val="single" w:sz="6" w:space="0" w:color="auto"/>
              <w:bottom w:val="single" w:sz="6" w:space="0" w:color="auto"/>
              <w:right w:val="single" w:sz="6" w:space="0" w:color="auto"/>
            </w:tcBorders>
            <w:hideMark/>
          </w:tcPr>
          <w:p w14:paraId="1D0B96CB"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Desired Direction </w:t>
            </w:r>
          </w:p>
        </w:tc>
        <w:tc>
          <w:tcPr>
            <w:tcW w:w="8632" w:type="dxa"/>
            <w:tcBorders>
              <w:top w:val="single" w:sz="6" w:space="0" w:color="auto"/>
              <w:left w:val="single" w:sz="6" w:space="0" w:color="auto"/>
              <w:bottom w:val="single" w:sz="6" w:space="0" w:color="auto"/>
              <w:right w:val="single" w:sz="6" w:space="0" w:color="auto"/>
            </w:tcBorders>
            <w:hideMark/>
          </w:tcPr>
          <w:p w14:paraId="60A4A011"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Decrease </w:t>
            </w:r>
          </w:p>
        </w:tc>
      </w:tr>
      <w:tr w:rsidR="00042CAE" w:rsidRPr="00B509C0" w14:paraId="597A9141" w14:textId="77777777" w:rsidTr="00DD0C85">
        <w:trPr>
          <w:trHeight w:val="270"/>
        </w:trPr>
        <w:tc>
          <w:tcPr>
            <w:tcW w:w="2340" w:type="dxa"/>
            <w:tcBorders>
              <w:top w:val="single" w:sz="6" w:space="0" w:color="auto"/>
              <w:left w:val="single" w:sz="6" w:space="0" w:color="auto"/>
              <w:bottom w:val="single" w:sz="6" w:space="0" w:color="auto"/>
              <w:right w:val="single" w:sz="6" w:space="0" w:color="auto"/>
            </w:tcBorders>
            <w:hideMark/>
          </w:tcPr>
          <w:p w14:paraId="0821CB7A"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Baseline Value </w:t>
            </w:r>
          </w:p>
        </w:tc>
        <w:tc>
          <w:tcPr>
            <w:tcW w:w="8632" w:type="dxa"/>
            <w:tcBorders>
              <w:top w:val="single" w:sz="6" w:space="0" w:color="auto"/>
              <w:left w:val="single" w:sz="6" w:space="0" w:color="auto"/>
              <w:bottom w:val="single" w:sz="6" w:space="0" w:color="auto"/>
              <w:right w:val="single" w:sz="6" w:space="0" w:color="auto"/>
            </w:tcBorders>
            <w:hideMark/>
          </w:tcPr>
          <w:p w14:paraId="1387BD6C"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-13.13% </w:t>
            </w:r>
          </w:p>
        </w:tc>
      </w:tr>
      <w:tr w:rsidR="00042CAE" w:rsidRPr="00B509C0" w14:paraId="75C95528" w14:textId="77777777" w:rsidTr="00DD0C85">
        <w:trPr>
          <w:trHeight w:val="180"/>
        </w:trPr>
        <w:tc>
          <w:tcPr>
            <w:tcW w:w="2340" w:type="dxa"/>
            <w:tcBorders>
              <w:top w:val="single" w:sz="6" w:space="0" w:color="auto"/>
              <w:left w:val="single" w:sz="6" w:space="0" w:color="auto"/>
              <w:bottom w:val="single" w:sz="6" w:space="0" w:color="auto"/>
              <w:right w:val="single" w:sz="6" w:space="0" w:color="auto"/>
            </w:tcBorders>
            <w:hideMark/>
          </w:tcPr>
          <w:p w14:paraId="4E234D38"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Target Value </w:t>
            </w:r>
          </w:p>
        </w:tc>
        <w:tc>
          <w:tcPr>
            <w:tcW w:w="8632" w:type="dxa"/>
            <w:tcBorders>
              <w:top w:val="single" w:sz="6" w:space="0" w:color="auto"/>
              <w:left w:val="single" w:sz="6" w:space="0" w:color="auto"/>
              <w:bottom w:val="single" w:sz="6" w:space="0" w:color="auto"/>
              <w:right w:val="single" w:sz="6" w:space="0" w:color="auto"/>
            </w:tcBorders>
            <w:hideMark/>
          </w:tcPr>
          <w:p w14:paraId="3B5638AF"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15% YoY reduction sustained through Calendar Year 2028 </w:t>
            </w:r>
          </w:p>
        </w:tc>
      </w:tr>
    </w:tbl>
    <w:p w14:paraId="47D4D997" w14:textId="77777777" w:rsidR="00042CAE" w:rsidRPr="00B509C0" w:rsidRDefault="00042CAE" w:rsidP="00042CAE">
      <w:pPr>
        <w:spacing w:after="0" w:line="240" w:lineRule="auto"/>
        <w:textAlignment w:val="baseline"/>
        <w:rPr>
          <w:rFonts w:eastAsia="Times New Roman" w:cs="Segoe UI"/>
          <w:kern w:val="0"/>
          <w14:ligatures w14:val="none"/>
        </w:rPr>
      </w:pPr>
      <w:r>
        <w:rPr>
          <w:rFonts w:eastAsia="Times New Roman" w:cs="Segoe UI"/>
          <w:kern w:val="0"/>
          <w14:ligatures w14:val="none"/>
        </w:rPr>
        <w:t> </w:t>
      </w:r>
    </w:p>
    <w:tbl>
      <w:tblPr>
        <w:tblW w:w="109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0"/>
        <w:gridCol w:w="8692"/>
      </w:tblGrid>
      <w:tr w:rsidR="00042CAE" w:rsidRPr="00B509C0" w14:paraId="446AEF21" w14:textId="77777777" w:rsidTr="00DD0C85">
        <w:trPr>
          <w:trHeight w:val="180"/>
        </w:trPr>
        <w:tc>
          <w:tcPr>
            <w:tcW w:w="2280" w:type="dxa"/>
            <w:tcBorders>
              <w:top w:val="single" w:sz="6" w:space="0" w:color="auto"/>
              <w:left w:val="single" w:sz="6" w:space="0" w:color="auto"/>
              <w:bottom w:val="single" w:sz="6" w:space="0" w:color="auto"/>
              <w:right w:val="single" w:sz="6" w:space="0" w:color="auto"/>
            </w:tcBorders>
            <w:hideMark/>
          </w:tcPr>
          <w:p w14:paraId="4BAC4BA6" w14:textId="77777777" w:rsidR="00042CAE" w:rsidRPr="00D83E21" w:rsidRDefault="00042CAE" w:rsidP="00DD0C85">
            <w:pPr>
              <w:spacing w:after="0" w:line="240" w:lineRule="auto"/>
              <w:textAlignment w:val="baseline"/>
              <w:rPr>
                <w:rFonts w:eastAsia="Times New Roman" w:cs="Segoe UI"/>
                <w:b/>
                <w:kern w:val="0"/>
                <w14:ligatures w14:val="none"/>
              </w:rPr>
            </w:pPr>
            <w:r>
              <w:rPr>
                <w:rFonts w:eastAsia="Times New Roman" w:cs="Segoe UI"/>
                <w:b/>
                <w:kern w:val="0"/>
                <w14:ligatures w14:val="none"/>
              </w:rPr>
              <w:t>Title </w:t>
            </w:r>
          </w:p>
        </w:tc>
        <w:tc>
          <w:tcPr>
            <w:tcW w:w="8692" w:type="dxa"/>
            <w:tcBorders>
              <w:top w:val="single" w:sz="6" w:space="0" w:color="auto"/>
              <w:left w:val="single" w:sz="6" w:space="0" w:color="auto"/>
              <w:bottom w:val="single" w:sz="6" w:space="0" w:color="auto"/>
              <w:right w:val="single" w:sz="6" w:space="0" w:color="auto"/>
            </w:tcBorders>
            <w:hideMark/>
          </w:tcPr>
          <w:p w14:paraId="2BDEF852" w14:textId="77777777" w:rsidR="00042CAE" w:rsidRPr="00D83E21" w:rsidRDefault="00042CAE" w:rsidP="00DD0C85">
            <w:pPr>
              <w:spacing w:after="0" w:line="240" w:lineRule="auto"/>
              <w:textAlignment w:val="baseline"/>
              <w:rPr>
                <w:rFonts w:eastAsia="Times New Roman" w:cs="Segoe UI"/>
                <w:b/>
                <w:kern w:val="0"/>
                <w14:ligatures w14:val="none"/>
              </w:rPr>
            </w:pPr>
            <w:r>
              <w:rPr>
                <w:rFonts w:eastAsia="Times New Roman" w:cs="Segoe UI"/>
                <w:b/>
                <w:kern w:val="0"/>
                <w14:ligatures w14:val="none"/>
              </w:rPr>
              <w:t>Safe Streets Site Stabilization Rate:  </w:t>
            </w:r>
          </w:p>
          <w:p w14:paraId="23E9338A" w14:textId="77777777" w:rsidR="00042CAE" w:rsidRPr="00D83E21" w:rsidRDefault="00042CAE" w:rsidP="00DD0C85">
            <w:pPr>
              <w:spacing w:after="0" w:line="240" w:lineRule="auto"/>
              <w:textAlignment w:val="baseline"/>
              <w:rPr>
                <w:rFonts w:eastAsia="Times New Roman" w:cs="Segoe UI"/>
                <w:b/>
                <w:kern w:val="0"/>
                <w14:ligatures w14:val="none"/>
              </w:rPr>
            </w:pPr>
            <w:r>
              <w:rPr>
                <w:rFonts w:eastAsia="Times New Roman" w:cs="Segoe UI"/>
                <w:b/>
                <w:kern w:val="0"/>
                <w14:ligatures w14:val="none"/>
              </w:rPr>
              <w:t> </w:t>
            </w:r>
          </w:p>
        </w:tc>
      </w:tr>
      <w:tr w:rsidR="00042CAE" w:rsidRPr="00B509C0" w14:paraId="5980E849" w14:textId="77777777" w:rsidTr="00DD0C85">
        <w:trPr>
          <w:trHeight w:val="615"/>
        </w:trPr>
        <w:tc>
          <w:tcPr>
            <w:tcW w:w="2280" w:type="dxa"/>
            <w:tcBorders>
              <w:top w:val="single" w:sz="6" w:space="0" w:color="auto"/>
              <w:left w:val="single" w:sz="6" w:space="0" w:color="auto"/>
              <w:bottom w:val="single" w:sz="6" w:space="0" w:color="auto"/>
              <w:right w:val="single" w:sz="6" w:space="0" w:color="auto"/>
            </w:tcBorders>
            <w:hideMark/>
          </w:tcPr>
          <w:p w14:paraId="55648F17"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Description </w:t>
            </w:r>
          </w:p>
        </w:tc>
        <w:tc>
          <w:tcPr>
            <w:tcW w:w="8692" w:type="dxa"/>
            <w:tcBorders>
              <w:top w:val="single" w:sz="6" w:space="0" w:color="auto"/>
              <w:left w:val="single" w:sz="6" w:space="0" w:color="auto"/>
              <w:bottom w:val="single" w:sz="6" w:space="0" w:color="auto"/>
              <w:right w:val="single" w:sz="6" w:space="0" w:color="auto"/>
            </w:tcBorders>
            <w:hideMark/>
          </w:tcPr>
          <w:p w14:paraId="0DD257D9"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The average number of consecutive days without a homicide or shooting within the expanded Safe Streets zones. </w:t>
            </w:r>
          </w:p>
        </w:tc>
      </w:tr>
      <w:tr w:rsidR="00042CAE" w:rsidRPr="00B509C0" w14:paraId="345BCCEB" w14:textId="77777777" w:rsidTr="00DD0C85">
        <w:trPr>
          <w:trHeight w:val="270"/>
        </w:trPr>
        <w:tc>
          <w:tcPr>
            <w:tcW w:w="2280" w:type="dxa"/>
            <w:tcBorders>
              <w:top w:val="single" w:sz="6" w:space="0" w:color="auto"/>
              <w:left w:val="single" w:sz="6" w:space="0" w:color="auto"/>
              <w:bottom w:val="single" w:sz="6" w:space="0" w:color="auto"/>
              <w:right w:val="single" w:sz="6" w:space="0" w:color="auto"/>
            </w:tcBorders>
            <w:hideMark/>
          </w:tcPr>
          <w:p w14:paraId="415C2B29"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Update Frequency </w:t>
            </w:r>
          </w:p>
        </w:tc>
        <w:tc>
          <w:tcPr>
            <w:tcW w:w="8692" w:type="dxa"/>
            <w:tcBorders>
              <w:top w:val="single" w:sz="6" w:space="0" w:color="auto"/>
              <w:left w:val="single" w:sz="6" w:space="0" w:color="auto"/>
              <w:bottom w:val="single" w:sz="6" w:space="0" w:color="auto"/>
              <w:right w:val="single" w:sz="6" w:space="0" w:color="auto"/>
            </w:tcBorders>
            <w:hideMark/>
          </w:tcPr>
          <w:p w14:paraId="07F09A4A"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Annually </w:t>
            </w:r>
          </w:p>
        </w:tc>
      </w:tr>
      <w:tr w:rsidR="00042CAE" w:rsidRPr="00B509C0" w14:paraId="6FD50635" w14:textId="77777777" w:rsidTr="00DD0C85">
        <w:trPr>
          <w:trHeight w:val="270"/>
        </w:trPr>
        <w:tc>
          <w:tcPr>
            <w:tcW w:w="2280" w:type="dxa"/>
            <w:tcBorders>
              <w:top w:val="single" w:sz="6" w:space="0" w:color="auto"/>
              <w:left w:val="single" w:sz="6" w:space="0" w:color="auto"/>
              <w:bottom w:val="single" w:sz="6" w:space="0" w:color="auto"/>
              <w:right w:val="single" w:sz="6" w:space="0" w:color="auto"/>
            </w:tcBorders>
            <w:hideMark/>
          </w:tcPr>
          <w:p w14:paraId="40D12A83"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Type </w:t>
            </w:r>
          </w:p>
        </w:tc>
        <w:tc>
          <w:tcPr>
            <w:tcW w:w="8692" w:type="dxa"/>
            <w:tcBorders>
              <w:top w:val="single" w:sz="6" w:space="0" w:color="auto"/>
              <w:left w:val="single" w:sz="6" w:space="0" w:color="auto"/>
              <w:bottom w:val="single" w:sz="6" w:space="0" w:color="auto"/>
              <w:right w:val="single" w:sz="6" w:space="0" w:color="auto"/>
            </w:tcBorders>
            <w:hideMark/>
          </w:tcPr>
          <w:p w14:paraId="3358C6F2"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Outcome/Lagging </w:t>
            </w:r>
          </w:p>
        </w:tc>
      </w:tr>
      <w:tr w:rsidR="00042CAE" w:rsidRPr="00B509C0" w14:paraId="3E890F5E" w14:textId="77777777" w:rsidTr="00DD0C85">
        <w:trPr>
          <w:trHeight w:val="270"/>
        </w:trPr>
        <w:tc>
          <w:tcPr>
            <w:tcW w:w="2280" w:type="dxa"/>
            <w:tcBorders>
              <w:top w:val="single" w:sz="6" w:space="0" w:color="auto"/>
              <w:left w:val="single" w:sz="6" w:space="0" w:color="auto"/>
              <w:bottom w:val="single" w:sz="6" w:space="0" w:color="auto"/>
              <w:right w:val="single" w:sz="6" w:space="0" w:color="auto"/>
            </w:tcBorders>
            <w:hideMark/>
          </w:tcPr>
          <w:p w14:paraId="5A5C065B"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Data Source </w:t>
            </w:r>
          </w:p>
        </w:tc>
        <w:tc>
          <w:tcPr>
            <w:tcW w:w="8692" w:type="dxa"/>
            <w:tcBorders>
              <w:top w:val="single" w:sz="6" w:space="0" w:color="auto"/>
              <w:left w:val="single" w:sz="6" w:space="0" w:color="auto"/>
              <w:bottom w:val="single" w:sz="6" w:space="0" w:color="auto"/>
              <w:right w:val="single" w:sz="6" w:space="0" w:color="auto"/>
            </w:tcBorders>
            <w:hideMark/>
          </w:tcPr>
          <w:p w14:paraId="176CA881"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Citistat - Baltimore Police Department (BPD) </w:t>
            </w:r>
          </w:p>
        </w:tc>
      </w:tr>
      <w:tr w:rsidR="00042CAE" w:rsidRPr="00B509C0" w14:paraId="047372AB" w14:textId="77777777" w:rsidTr="00DD0C85">
        <w:trPr>
          <w:trHeight w:val="270"/>
        </w:trPr>
        <w:tc>
          <w:tcPr>
            <w:tcW w:w="2280" w:type="dxa"/>
            <w:tcBorders>
              <w:top w:val="single" w:sz="6" w:space="0" w:color="auto"/>
              <w:left w:val="single" w:sz="6" w:space="0" w:color="auto"/>
              <w:bottom w:val="single" w:sz="6" w:space="0" w:color="auto"/>
              <w:right w:val="single" w:sz="6" w:space="0" w:color="auto"/>
            </w:tcBorders>
            <w:hideMark/>
          </w:tcPr>
          <w:p w14:paraId="2B1F4CF6"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Calculation </w:t>
            </w:r>
          </w:p>
        </w:tc>
        <w:tc>
          <w:tcPr>
            <w:tcW w:w="8692" w:type="dxa"/>
            <w:tcBorders>
              <w:top w:val="single" w:sz="6" w:space="0" w:color="auto"/>
              <w:left w:val="single" w:sz="6" w:space="0" w:color="auto"/>
              <w:bottom w:val="single" w:sz="6" w:space="0" w:color="auto"/>
              <w:right w:val="single" w:sz="6" w:space="0" w:color="auto"/>
            </w:tcBorders>
            <w:hideMark/>
          </w:tcPr>
          <w:p w14:paraId="6AD83B9A"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Max(Date1-Date2) </w:t>
            </w:r>
          </w:p>
        </w:tc>
      </w:tr>
      <w:tr w:rsidR="00042CAE" w:rsidRPr="00B509C0" w14:paraId="23E7F8A0" w14:textId="77777777" w:rsidTr="00DD0C85">
        <w:trPr>
          <w:trHeight w:val="270"/>
        </w:trPr>
        <w:tc>
          <w:tcPr>
            <w:tcW w:w="2280" w:type="dxa"/>
            <w:tcBorders>
              <w:top w:val="single" w:sz="6" w:space="0" w:color="auto"/>
              <w:left w:val="single" w:sz="6" w:space="0" w:color="auto"/>
              <w:bottom w:val="single" w:sz="6" w:space="0" w:color="auto"/>
              <w:right w:val="single" w:sz="6" w:space="0" w:color="auto"/>
            </w:tcBorders>
            <w:hideMark/>
          </w:tcPr>
          <w:p w14:paraId="5C02B700"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Desired Direction </w:t>
            </w:r>
          </w:p>
        </w:tc>
        <w:tc>
          <w:tcPr>
            <w:tcW w:w="8692" w:type="dxa"/>
            <w:tcBorders>
              <w:top w:val="single" w:sz="6" w:space="0" w:color="auto"/>
              <w:left w:val="single" w:sz="6" w:space="0" w:color="auto"/>
              <w:bottom w:val="single" w:sz="6" w:space="0" w:color="auto"/>
              <w:right w:val="single" w:sz="6" w:space="0" w:color="auto"/>
            </w:tcBorders>
            <w:hideMark/>
          </w:tcPr>
          <w:p w14:paraId="6F3373A2"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Increase </w:t>
            </w:r>
          </w:p>
        </w:tc>
      </w:tr>
      <w:tr w:rsidR="00042CAE" w:rsidRPr="00B509C0" w14:paraId="513F41C6" w14:textId="77777777" w:rsidTr="00DD0C85">
        <w:trPr>
          <w:trHeight w:val="270"/>
        </w:trPr>
        <w:tc>
          <w:tcPr>
            <w:tcW w:w="2280" w:type="dxa"/>
            <w:tcBorders>
              <w:top w:val="single" w:sz="6" w:space="0" w:color="auto"/>
              <w:left w:val="single" w:sz="6" w:space="0" w:color="auto"/>
              <w:bottom w:val="single" w:sz="6" w:space="0" w:color="auto"/>
              <w:right w:val="single" w:sz="6" w:space="0" w:color="auto"/>
            </w:tcBorders>
            <w:hideMark/>
          </w:tcPr>
          <w:p w14:paraId="1539E5D3"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Baseline Value </w:t>
            </w:r>
          </w:p>
        </w:tc>
        <w:tc>
          <w:tcPr>
            <w:tcW w:w="8692" w:type="dxa"/>
            <w:tcBorders>
              <w:top w:val="single" w:sz="6" w:space="0" w:color="auto"/>
              <w:left w:val="single" w:sz="6" w:space="0" w:color="auto"/>
              <w:bottom w:val="single" w:sz="6" w:space="0" w:color="auto"/>
              <w:right w:val="single" w:sz="6" w:space="0" w:color="auto"/>
            </w:tcBorders>
            <w:hideMark/>
          </w:tcPr>
          <w:p w14:paraId="69327F01"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194 </w:t>
            </w:r>
          </w:p>
        </w:tc>
      </w:tr>
      <w:tr w:rsidR="00042CAE" w:rsidRPr="00B509C0" w14:paraId="75655E58" w14:textId="77777777" w:rsidTr="00DD0C85">
        <w:trPr>
          <w:trHeight w:val="180"/>
        </w:trPr>
        <w:tc>
          <w:tcPr>
            <w:tcW w:w="2280" w:type="dxa"/>
            <w:tcBorders>
              <w:top w:val="single" w:sz="6" w:space="0" w:color="auto"/>
              <w:left w:val="single" w:sz="6" w:space="0" w:color="auto"/>
              <w:bottom w:val="single" w:sz="6" w:space="0" w:color="auto"/>
              <w:right w:val="single" w:sz="6" w:space="0" w:color="auto"/>
            </w:tcBorders>
            <w:hideMark/>
          </w:tcPr>
          <w:p w14:paraId="02CB1ECD"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Target Value </w:t>
            </w:r>
          </w:p>
        </w:tc>
        <w:tc>
          <w:tcPr>
            <w:tcW w:w="8692" w:type="dxa"/>
            <w:tcBorders>
              <w:top w:val="single" w:sz="6" w:space="0" w:color="auto"/>
              <w:left w:val="single" w:sz="6" w:space="0" w:color="auto"/>
              <w:bottom w:val="single" w:sz="6" w:space="0" w:color="auto"/>
              <w:right w:val="single" w:sz="6" w:space="0" w:color="auto"/>
            </w:tcBorders>
            <w:hideMark/>
          </w:tcPr>
          <w:p w14:paraId="45695818" w14:textId="77777777" w:rsidR="00042CAE" w:rsidRPr="00B509C0" w:rsidRDefault="00042CAE" w:rsidP="00DD0C85">
            <w:pPr>
              <w:spacing w:after="0" w:line="240" w:lineRule="auto"/>
              <w:textAlignment w:val="baseline"/>
              <w:rPr>
                <w:rFonts w:eastAsia="Times New Roman" w:cs="Segoe UI"/>
                <w:kern w:val="0"/>
                <w14:ligatures w14:val="none"/>
              </w:rPr>
            </w:pPr>
            <w:r>
              <w:rPr>
                <w:rFonts w:eastAsia="Times New Roman" w:cs="Segoe UI"/>
                <w:kern w:val="0"/>
                <w14:ligatures w14:val="none"/>
              </w:rPr>
              <w:t>210 </w:t>
            </w:r>
          </w:p>
        </w:tc>
      </w:tr>
    </w:tbl>
    <w:p w14:paraId="4034301E" w14:textId="0CA8D6DA" w:rsidR="00042CAE" w:rsidRPr="00845B15" w:rsidRDefault="00042CAE" w:rsidP="00B46417">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ind w:left="360" w:hanging="360"/>
        <w:rPr>
          <w:i/>
          <w:iCs/>
        </w:rPr>
      </w:pPr>
      <w:r>
        <w:rPr>
          <w:rStyle w:val="normaltextrun"/>
          <w:rFonts w:ascii="Aptos" w:hAnsi="Aptos"/>
          <w:b/>
          <w:bCs/>
          <w:color w:val="000000"/>
          <w:shd w:val="clear" w:color="auto" w:fill="FFFFFF"/>
        </w:rPr>
        <w:t>Advances Pillar Goal: </w:t>
      </w:r>
      <w:r>
        <w:rPr>
          <w:rStyle w:val="normaltextrun"/>
          <w:rFonts w:ascii="Aptos" w:hAnsi="Aptos"/>
          <w:color w:val="000000"/>
          <w:shd w:val="clear" w:color="auto" w:fill="FFFFFF"/>
        </w:rPr>
        <w:t>1.1 Disrupt Violent Networks, Stop Gun Trafficking, and Break the Cycle of Repeat Offending Through Evidence-Based Crime Reduction Strategies</w:t>
      </w:r>
      <w:r>
        <w:rPr>
          <w:rStyle w:val="eop"/>
          <w:rFonts w:ascii="Aptos" w:hAnsi="Aptos"/>
          <w:color w:val="000000"/>
          <w:shd w:val="clear" w:color="auto" w:fill="FFFFFF"/>
        </w:rPr>
        <w:t> </w:t>
      </w:r>
    </w:p>
    <w:p w14:paraId="2D40EA25" w14:textId="77777777" w:rsidR="00042CAE" w:rsidRDefault="00042CAE" w:rsidP="00B46417">
      <w:pPr>
        <w:pStyle w:val="ListBullet"/>
        <w:numPr>
          <w:ilvl w:val="0"/>
          <w:numId w:val="0"/>
        </w:numPr>
        <w:ind w:left="360" w:hanging="360"/>
      </w:pPr>
    </w:p>
    <w:p w14:paraId="239D86B3" w14:textId="6C924366" w:rsidR="00187115" w:rsidRPr="00D83E21" w:rsidRDefault="00187115" w:rsidP="00187115">
      <w:pPr>
        <w:spacing w:after="0" w:line="240" w:lineRule="auto"/>
        <w:textAlignment w:val="baseline"/>
        <w:rPr>
          <w:rFonts w:eastAsia="Times New Roman" w:cs="Segoe UI"/>
          <w:kern w:val="0"/>
          <w14:ligatures w14:val="none"/>
        </w:rPr>
      </w:pPr>
    </w:p>
    <w:p w14:paraId="710D5EBA" w14:textId="71C14A6C" w:rsidR="0021630A" w:rsidRDefault="00FD1B66" w:rsidP="0021630A">
      <w:r>
        <w:br w:type="page"/>
      </w:r>
    </w:p>
    <w:p w14:paraId="28F7E6D4" w14:textId="77777777" w:rsidR="0021630A" w:rsidRDefault="0021630A" w:rsidP="00B7130D">
      <w:pPr>
        <w:pStyle w:val="Heading2"/>
      </w:pPr>
      <w:bookmarkStart w:id="77" w:name="_Toc233365941"/>
      <w:r>
        <w:t>SECTION 3 — Service-Level Metrics</w:t>
      </w:r>
      <w:bookmarkEnd w:id="77"/>
    </w:p>
    <w:p w14:paraId="495F242A" w14:textId="77777777" w:rsidR="0021630A" w:rsidRDefault="0021630A" w:rsidP="0036613F">
      <w:pPr>
        <w:pStyle w:val="Heading3"/>
      </w:pPr>
      <w:bookmarkStart w:id="78" w:name="_Toc233365942"/>
      <w:r>
        <w:t>Service Name</w:t>
      </w:r>
      <w:bookmarkEnd w:id="78"/>
    </w:p>
    <w:p w14:paraId="61FB2E3B" w14:textId="02C1EF0B" w:rsidR="0021630A" w:rsidRDefault="0021630A" w:rsidP="0036613F">
      <w:pPr>
        <w:pStyle w:val="Heading4"/>
      </w:pPr>
      <w:r>
        <w:rPr>
          <w:rFonts w:ascii="Segoe UI Emoji" w:hAnsi="Segoe UI Emoji" w:cs="Segoe UI Emoji"/>
        </w:rPr>
        <w:t>📘</w:t>
      </w:r>
      <w:r>
        <w:t xml:space="preserve"> Definition</w:t>
      </w:r>
    </w:p>
    <w:p w14:paraId="7C297881" w14:textId="77777777" w:rsidR="0021630A" w:rsidRDefault="0021630A" w:rsidP="0021630A">
      <w:r>
        <w:t>Agencies will also provide information for each service as defined by Baltimore City's budgeting and accounting practices. A service is a discrete program, function, or line of business through which a government agency delivers activities and allocates resources in order to achieve a defined public outcome that can be measured over time. While agencies will not be able to propose new services at this time, potential new services should be identified during this process and submitted during the budget process.</w:t>
      </w:r>
    </w:p>
    <w:p w14:paraId="5E00DC5B" w14:textId="77777777" w:rsidR="0021630A" w:rsidRDefault="0021630A" w:rsidP="0021630A">
      <w:r>
        <w:rPr>
          <w:rFonts w:asciiTheme="majorHAnsi" w:eastAsiaTheme="majorEastAsia" w:hAnsiTheme="majorHAnsi" w:cstheme="majorBidi"/>
          <w:b/>
          <w:bCs/>
          <w:color w:val="4472C4" w:themeColor="accent1"/>
        </w:rPr>
        <w:t>Note</w:t>
      </w:r>
      <w:r>
        <w:t>: Written, Not Scored</w:t>
      </w:r>
    </w:p>
    <w:p w14:paraId="5DF34E94" w14:textId="05BF08A8" w:rsidR="00DC138D" w:rsidRPr="00D83E21" w:rsidRDefault="00DC138D" w:rsidP="00D83E21">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w:t>
      </w:r>
      <w:r>
        <w:rPr>
          <w:i/>
          <w:iCs/>
        </w:rPr>
        <w:t>SRV0720 HIV Treatment Services for the Uninsured</w:t>
      </w:r>
    </w:p>
    <w:p w14:paraId="621273AF" w14:textId="77777777" w:rsidR="0021630A" w:rsidRDefault="0021630A" w:rsidP="0036613F">
      <w:pPr>
        <w:pStyle w:val="Heading4"/>
      </w:pPr>
      <w:r>
        <w:t>Service Descriptions</w:t>
      </w:r>
    </w:p>
    <w:p w14:paraId="78ECFE9A" w14:textId="64FC3CA8" w:rsidR="0021630A" w:rsidRPr="002613A8" w:rsidRDefault="0021630A" w:rsidP="00B46417">
      <w:pPr>
        <w:pStyle w:val="Heading4"/>
        <w:rPr>
          <w:rFonts w:cs="Segoe UI Emoji"/>
        </w:rPr>
      </w:pPr>
      <w:r>
        <w:rPr>
          <w:rFonts w:ascii="Segoe UI Emoji" w:hAnsi="Segoe UI Emoji" w:cs="Segoe UI Emoji"/>
        </w:rPr>
        <w:t>📘</w:t>
      </w:r>
      <w:r>
        <w:rPr>
          <w:rFonts w:cs="Segoe UI Emoji"/>
        </w:rPr>
        <w:t xml:space="preserve"> Definition</w:t>
      </w:r>
    </w:p>
    <w:p w14:paraId="36F047B7" w14:textId="2C58F6EE" w:rsidR="0021630A" w:rsidRDefault="0021630A" w:rsidP="0021630A">
      <w:r>
        <w:t xml:space="preserve">Service descriptions should replicate the service descriptions currently in the FY27 budget book. Changes in descriptions </w:t>
      </w:r>
      <w:commentRangeStart w:id="79"/>
      <w:r>
        <w:t>can be proposed during the FY28 budget process</w:t>
      </w:r>
      <w:commentRangeEnd w:id="79"/>
      <w:r>
        <w:rPr>
          <w:rStyle w:val="CommentReference"/>
          <w:sz w:val="22"/>
          <w:szCs w:val="22"/>
        </w:rPr>
        <w:commentReference w:id="79"/>
      </w:r>
      <w:r w:rsidR="00FE4303">
        <w:t xml:space="preserve"> through </w:t>
      </w:r>
      <w:r w:rsidR="00644FA8">
        <w:t>BBMR’s process</w:t>
      </w:r>
      <w:r>
        <w:t>.</w:t>
      </w:r>
    </w:p>
    <w:p w14:paraId="3AFC155E" w14:textId="77777777" w:rsidR="0021630A" w:rsidRDefault="0021630A" w:rsidP="0021630A">
      <w:r>
        <w:rPr>
          <w:rFonts w:asciiTheme="majorHAnsi" w:eastAsiaTheme="majorEastAsia" w:hAnsiTheme="majorHAnsi" w:cstheme="majorBidi"/>
          <w:b/>
          <w:bCs/>
          <w:color w:val="4472C4" w:themeColor="accent1"/>
        </w:rPr>
        <w:t>Note</w:t>
      </w:r>
      <w:r>
        <w:t>: Written, Not Scored</w:t>
      </w:r>
    </w:p>
    <w:p w14:paraId="750CE698" w14:textId="77777777" w:rsidR="00042CAE" w:rsidRDefault="0011141A" w:rsidP="0011141A">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w:t>
      </w:r>
    </w:p>
    <w:p w14:paraId="4D367766" w14:textId="3720814B" w:rsidR="002B4BF6" w:rsidRPr="00B46417" w:rsidRDefault="0011141A" w:rsidP="0011141A">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pPr>
      <w:r w:rsidRPr="00B46417">
        <w:t>This service provides preventative and care services for people who are uninsured or under-insured. The goal of this service is to provide access to care for people living with HIV who are uninsured or under-insured and to close access-to-care gaps to enhance health outcomes and quality of life of persons who are HIV-positive. Activities performed by this service include medical and supportive services, including oral health, case management services, medical transportation services, emergency financial assistance, and housing services. This service also houses the Ryan White Program which provides comprehensive treatment services to HIV-positive people.</w:t>
      </w:r>
    </w:p>
    <w:p w14:paraId="1FB96427" w14:textId="77777777" w:rsidR="0011141A" w:rsidRPr="00D83E21" w:rsidRDefault="0011141A" w:rsidP="00D83E21">
      <w:pPr>
        <w:pStyle w:val="ListBullet"/>
        <w:numPr>
          <w:ilvl w:val="0"/>
          <w:numId w:val="0"/>
        </w:numPr>
        <w:rPr>
          <w:i/>
          <w:iCs/>
        </w:rPr>
      </w:pPr>
    </w:p>
    <w:p w14:paraId="73CC8179" w14:textId="77777777" w:rsidR="0021630A" w:rsidRDefault="0021630A" w:rsidP="0036613F">
      <w:pPr>
        <w:pStyle w:val="Heading3"/>
      </w:pPr>
      <w:bookmarkStart w:id="80" w:name="_Toc233365944"/>
      <w:r>
        <w:t>Service Level Metrics</w:t>
      </w:r>
      <w:bookmarkEnd w:id="80"/>
    </w:p>
    <w:p w14:paraId="0790065B" w14:textId="3BAFD3B3" w:rsidR="0021630A" w:rsidRDefault="0021630A" w:rsidP="0036613F">
      <w:pPr>
        <w:pStyle w:val="Heading4"/>
      </w:pPr>
      <w:r>
        <w:rPr>
          <w:rFonts w:ascii="Segoe UI Emoji" w:hAnsi="Segoe UI Emoji" w:cs="Segoe UI Emoji"/>
        </w:rPr>
        <w:t>📘</w:t>
      </w:r>
      <w:r>
        <w:t xml:space="preserve"> Definition</w:t>
      </w:r>
    </w:p>
    <w:p w14:paraId="3B508D3A" w14:textId="77777777" w:rsidR="0021630A" w:rsidRDefault="0021630A" w:rsidP="0021630A">
      <w:r>
        <w:t>As in previous years, agencies will identify service level metrics. While our north star is a family of measures (outcome, effectiveness, efficiency, and output), the priority is to have the correct metrics. Metrics that were already identified in the FY27 budget cycle must have the same target that was already committed to. New metrics that have FY26 baselines can have targets set. Metrics that do not have a FY26 baseline will use FY27 as a baseline yea</w:t>
      </w:r>
      <w:commentRangeStart w:id="81"/>
      <w:commentRangeStart w:id="82"/>
      <w:r>
        <w:t>r.</w:t>
      </w:r>
      <w:commentRangeEnd w:id="81"/>
      <w:r>
        <w:rPr>
          <w:rStyle w:val="CommentReference"/>
          <w:sz w:val="22"/>
          <w:szCs w:val="22"/>
        </w:rPr>
        <w:commentReference w:id="81"/>
      </w:r>
      <w:commentRangeEnd w:id="82"/>
      <w:r w:rsidR="00412F45">
        <w:rPr>
          <w:rStyle w:val="CommentReference"/>
          <w:sz w:val="22"/>
          <w:szCs w:val="22"/>
        </w:rPr>
        <w:commentReference w:id="82"/>
      </w:r>
    </w:p>
    <w:p w14:paraId="32F5BEF5" w14:textId="09849F38" w:rsidR="002613A8" w:rsidRDefault="002613A8" w:rsidP="00B46417">
      <w:pPr>
        <w:pStyle w:val="ListBullet"/>
        <w:numPr>
          <w:ilvl w:val="0"/>
          <w:numId w:val="0"/>
        </w:numPr>
        <w:ind w:left="360" w:hanging="360"/>
      </w:pPr>
      <w:r>
        <w:rPr>
          <w:rFonts w:ascii="Segoe UI Emoji" w:hAnsi="Segoe UI Emoji" w:cs="Segoe UI Emoji"/>
          <w:b/>
          <w:color w:val="00B050"/>
        </w:rPr>
        <w:t>✅</w:t>
      </w:r>
      <w:r>
        <w:rPr>
          <w:b/>
          <w:color w:val="00B050"/>
        </w:rPr>
        <w:t xml:space="preserve"> What a Strong Submission Looks Like</w:t>
      </w:r>
    </w:p>
    <w:p w14:paraId="6104BCC1" w14:textId="77995462" w:rsidR="0021630A" w:rsidRDefault="6AC97638" w:rsidP="002613A8">
      <w:pPr>
        <w:pStyle w:val="ListBullet"/>
      </w:pPr>
      <w:r w:rsidRPr="2D337B2B">
        <w:rPr>
          <w:i/>
          <w:iCs/>
        </w:rPr>
        <w:t>Metric Quality-</w:t>
      </w:r>
      <w:r>
        <w:t>Metrics are highly actionable, clearly aligned to specific services or initiatives, and help managers diagnose performance and explain KPI results</w:t>
      </w:r>
    </w:p>
    <w:p w14:paraId="20E5385A" w14:textId="65F0CB91" w:rsidR="0021630A" w:rsidRDefault="6AC97638" w:rsidP="0021630A">
      <w:pPr>
        <w:pStyle w:val="ListBullet"/>
        <w:tabs>
          <w:tab w:val="num" w:pos="360"/>
        </w:tabs>
      </w:pPr>
      <w:r w:rsidRPr="2D337B2B">
        <w:rPr>
          <w:i/>
          <w:iCs/>
        </w:rPr>
        <w:t>Definition &amp; Validation Rigor-</w:t>
      </w:r>
      <w:r>
        <w:t>All required elements are complete and clearly documented: definition, data source, formula, direction of success, frequency, and responsible owner; a reviewer outside the agency could replicate the measure</w:t>
      </w:r>
    </w:p>
    <w:p w14:paraId="490BAEB9" w14:textId="7C7BD732" w:rsidR="0021630A" w:rsidRDefault="0021630A" w:rsidP="00B46417">
      <w:pPr>
        <w:pStyle w:val="ListBullet"/>
        <w:spacing w:after="0" w:line="240" w:lineRule="auto"/>
      </w:pPr>
      <w:r>
        <w:rPr>
          <w:i/>
          <w:iCs/>
        </w:rPr>
        <w:t>Baseline &amp; Target Readiness-</w:t>
      </w:r>
      <w:r>
        <w:t>Baselines are documented and reliable; targets, thresholds, or SLAs are clearly defined with rationale, are time-bound, and are ready for management use</w:t>
      </w:r>
    </w:p>
    <w:p w14:paraId="195DE992" w14:textId="32D33FC2" w:rsidR="003A2F40" w:rsidRDefault="003A2F40" w:rsidP="003A2F40">
      <w:pPr>
        <w:pStyle w:val="ListBullet"/>
        <w:tabs>
          <w:tab w:val="num" w:pos="360"/>
        </w:tabs>
      </w:pPr>
      <w:r>
        <w:rPr>
          <w:i/>
          <w:iCs/>
        </w:rPr>
        <w:t>Family of Measures-</w:t>
      </w:r>
      <w:r>
        <w:t>Measures span as many categories (output, efficiency, effectiveness, and outcome) as appropriate for the service; the highest</w:t>
      </w:r>
      <w:r w:rsidR="00C42D2D">
        <w:t xml:space="preserve"> possible </w:t>
      </w:r>
      <w:r>
        <w:t>order measure</w:t>
      </w:r>
      <w:r w:rsidR="00C42D2D">
        <w:t xml:space="preserve"> </w:t>
      </w:r>
      <w:r>
        <w:t xml:space="preserve"> </w:t>
      </w:r>
      <w:r w:rsidR="00C42D2D">
        <w:t>is used when possible.</w:t>
      </w:r>
    </w:p>
    <w:p w14:paraId="7579ADEA" w14:textId="77777777" w:rsidR="0096359A" w:rsidRDefault="0096359A" w:rsidP="0096359A">
      <w:pPr>
        <w:pStyle w:val="ListBullet"/>
        <w:numPr>
          <w:ilvl w:val="0"/>
          <w:numId w:val="0"/>
        </w:numPr>
      </w:pPr>
    </w:p>
    <w:p w14:paraId="66328225" w14:textId="77777777" w:rsidR="0039332F" w:rsidRPr="00D12F46" w:rsidRDefault="0039332F" w:rsidP="0039332F">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w:t>
      </w:r>
      <w:r>
        <w:rPr>
          <w:i/>
          <w:iCs/>
        </w:rPr>
        <w:t>SRV0720 HIV Treatment Services for the Uninsured</w:t>
      </w:r>
    </w:p>
    <w:tbl>
      <w:tblPr>
        <w:tblW w:w="10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62"/>
        <w:gridCol w:w="1620"/>
        <w:gridCol w:w="1170"/>
        <w:gridCol w:w="990"/>
        <w:gridCol w:w="990"/>
        <w:gridCol w:w="1980"/>
        <w:gridCol w:w="1170"/>
        <w:gridCol w:w="900"/>
        <w:gridCol w:w="802"/>
      </w:tblGrid>
      <w:tr w:rsidR="0096359A" w:rsidRPr="0096359A" w14:paraId="0D68DB31" w14:textId="77777777" w:rsidTr="234CA095">
        <w:trPr>
          <w:trHeight w:val="315"/>
        </w:trPr>
        <w:tc>
          <w:tcPr>
            <w:tcW w:w="1162" w:type="dxa"/>
            <w:shd w:val="clear" w:color="auto" w:fill="BFBFBF" w:themeFill="background1" w:themeFillShade="BF"/>
            <w:hideMark/>
          </w:tcPr>
          <w:p w14:paraId="4EE4F610" w14:textId="77777777" w:rsidR="0096359A" w:rsidRPr="00D83E21" w:rsidRDefault="0096359A" w:rsidP="0096359A">
            <w:pPr>
              <w:rPr>
                <w:i/>
              </w:rPr>
            </w:pPr>
            <w:r>
              <w:rPr>
                <w:b/>
                <w:i/>
              </w:rPr>
              <w:t>Metric</w:t>
            </w:r>
            <w:r>
              <w:rPr>
                <w:i/>
              </w:rPr>
              <w:t> </w:t>
            </w:r>
          </w:p>
        </w:tc>
        <w:tc>
          <w:tcPr>
            <w:tcW w:w="1620" w:type="dxa"/>
            <w:shd w:val="clear" w:color="auto" w:fill="BFBFBF" w:themeFill="background1" w:themeFillShade="BF"/>
            <w:hideMark/>
          </w:tcPr>
          <w:p w14:paraId="40C09197" w14:textId="77777777" w:rsidR="0096359A" w:rsidRPr="00D83E21" w:rsidRDefault="0096359A" w:rsidP="0096359A">
            <w:pPr>
              <w:rPr>
                <w:i/>
              </w:rPr>
            </w:pPr>
            <w:r>
              <w:rPr>
                <w:b/>
                <w:i/>
              </w:rPr>
              <w:t>Description</w:t>
            </w:r>
            <w:r>
              <w:rPr>
                <w:i/>
              </w:rPr>
              <w:t> </w:t>
            </w:r>
          </w:p>
        </w:tc>
        <w:tc>
          <w:tcPr>
            <w:tcW w:w="1170" w:type="dxa"/>
            <w:shd w:val="clear" w:color="auto" w:fill="BFBFBF" w:themeFill="background1" w:themeFillShade="BF"/>
            <w:hideMark/>
          </w:tcPr>
          <w:p w14:paraId="369E162A" w14:textId="77777777" w:rsidR="0096359A" w:rsidRPr="00D83E21" w:rsidRDefault="0096359A" w:rsidP="0096359A">
            <w:pPr>
              <w:rPr>
                <w:i/>
              </w:rPr>
            </w:pPr>
            <w:r>
              <w:rPr>
                <w:b/>
                <w:i/>
              </w:rPr>
              <w:t>Update Frequency</w:t>
            </w:r>
            <w:r>
              <w:rPr>
                <w:i/>
              </w:rPr>
              <w:t> </w:t>
            </w:r>
          </w:p>
        </w:tc>
        <w:tc>
          <w:tcPr>
            <w:tcW w:w="990" w:type="dxa"/>
            <w:shd w:val="clear" w:color="auto" w:fill="BFBFBF" w:themeFill="background1" w:themeFillShade="BF"/>
            <w:hideMark/>
          </w:tcPr>
          <w:p w14:paraId="69C50799" w14:textId="77777777" w:rsidR="0096359A" w:rsidRPr="00D83E21" w:rsidRDefault="0096359A" w:rsidP="0096359A">
            <w:pPr>
              <w:rPr>
                <w:i/>
              </w:rPr>
            </w:pPr>
            <w:r>
              <w:rPr>
                <w:b/>
                <w:i/>
              </w:rPr>
              <w:t>Type</w:t>
            </w:r>
            <w:r>
              <w:rPr>
                <w:i/>
              </w:rPr>
              <w:t> </w:t>
            </w:r>
          </w:p>
        </w:tc>
        <w:tc>
          <w:tcPr>
            <w:tcW w:w="990" w:type="dxa"/>
            <w:shd w:val="clear" w:color="auto" w:fill="BFBFBF" w:themeFill="background1" w:themeFillShade="BF"/>
            <w:hideMark/>
          </w:tcPr>
          <w:p w14:paraId="46C15737" w14:textId="77777777" w:rsidR="0096359A" w:rsidRPr="00D83E21" w:rsidRDefault="0096359A" w:rsidP="0096359A">
            <w:pPr>
              <w:rPr>
                <w:i/>
              </w:rPr>
            </w:pPr>
            <w:r>
              <w:rPr>
                <w:b/>
                <w:i/>
              </w:rPr>
              <w:t>Data Source</w:t>
            </w:r>
            <w:r>
              <w:rPr>
                <w:i/>
              </w:rPr>
              <w:t> </w:t>
            </w:r>
          </w:p>
        </w:tc>
        <w:tc>
          <w:tcPr>
            <w:tcW w:w="1980" w:type="dxa"/>
            <w:shd w:val="clear" w:color="auto" w:fill="BFBFBF" w:themeFill="background1" w:themeFillShade="BF"/>
            <w:hideMark/>
          </w:tcPr>
          <w:p w14:paraId="023BC2A2" w14:textId="77777777" w:rsidR="0096359A" w:rsidRPr="00D83E21" w:rsidRDefault="0096359A" w:rsidP="0096359A">
            <w:pPr>
              <w:rPr>
                <w:i/>
              </w:rPr>
            </w:pPr>
            <w:r>
              <w:rPr>
                <w:b/>
                <w:i/>
              </w:rPr>
              <w:t>Calculation </w:t>
            </w:r>
            <w:r>
              <w:rPr>
                <w:i/>
              </w:rPr>
              <w:t> </w:t>
            </w:r>
          </w:p>
        </w:tc>
        <w:tc>
          <w:tcPr>
            <w:tcW w:w="1170" w:type="dxa"/>
            <w:shd w:val="clear" w:color="auto" w:fill="BFBFBF" w:themeFill="background1" w:themeFillShade="BF"/>
            <w:hideMark/>
          </w:tcPr>
          <w:p w14:paraId="49A678AC" w14:textId="77777777" w:rsidR="0096359A" w:rsidRPr="00D83E21" w:rsidRDefault="0096359A" w:rsidP="0096359A">
            <w:pPr>
              <w:rPr>
                <w:i/>
              </w:rPr>
            </w:pPr>
            <w:r>
              <w:rPr>
                <w:b/>
                <w:i/>
              </w:rPr>
              <w:t>Desired Direction</w:t>
            </w:r>
            <w:r>
              <w:rPr>
                <w:i/>
              </w:rPr>
              <w:t> </w:t>
            </w:r>
          </w:p>
        </w:tc>
        <w:tc>
          <w:tcPr>
            <w:tcW w:w="900" w:type="dxa"/>
            <w:shd w:val="clear" w:color="auto" w:fill="BFBFBF" w:themeFill="background1" w:themeFillShade="BF"/>
            <w:hideMark/>
          </w:tcPr>
          <w:p w14:paraId="127044B1" w14:textId="496A7412" w:rsidR="0096359A" w:rsidRPr="00D83E21" w:rsidRDefault="0096359A" w:rsidP="0096359A">
            <w:pPr>
              <w:rPr>
                <w:i/>
              </w:rPr>
            </w:pPr>
            <w:r>
              <w:rPr>
                <w:b/>
                <w:i/>
              </w:rPr>
              <w:t>Baseline</w:t>
            </w:r>
          </w:p>
          <w:p w14:paraId="7807FB7C" w14:textId="77777777" w:rsidR="0096359A" w:rsidRPr="00D83E21" w:rsidRDefault="0096359A" w:rsidP="0096359A">
            <w:pPr>
              <w:rPr>
                <w:i/>
              </w:rPr>
            </w:pPr>
            <w:r>
              <w:rPr>
                <w:b/>
                <w:i/>
              </w:rPr>
              <w:t>(FY’25)</w:t>
            </w:r>
            <w:r>
              <w:rPr>
                <w:i/>
              </w:rPr>
              <w:t> </w:t>
            </w:r>
          </w:p>
        </w:tc>
        <w:tc>
          <w:tcPr>
            <w:tcW w:w="802" w:type="dxa"/>
            <w:shd w:val="clear" w:color="auto" w:fill="BFBFBF" w:themeFill="background1" w:themeFillShade="BF"/>
            <w:hideMark/>
          </w:tcPr>
          <w:p w14:paraId="6547C54C" w14:textId="77777777" w:rsidR="0096359A" w:rsidRPr="00D83E21" w:rsidRDefault="0096359A" w:rsidP="0096359A">
            <w:pPr>
              <w:rPr>
                <w:i/>
              </w:rPr>
            </w:pPr>
            <w:r>
              <w:rPr>
                <w:b/>
                <w:i/>
              </w:rPr>
              <w:t>Target (FY’28) </w:t>
            </w:r>
            <w:r>
              <w:rPr>
                <w:i/>
              </w:rPr>
              <w:t> </w:t>
            </w:r>
          </w:p>
        </w:tc>
      </w:tr>
      <w:tr w:rsidR="0096359A" w:rsidRPr="0096359A" w14:paraId="29F83C0D" w14:textId="77777777" w:rsidTr="234CA095">
        <w:trPr>
          <w:trHeight w:val="480"/>
        </w:trPr>
        <w:tc>
          <w:tcPr>
            <w:tcW w:w="1162" w:type="dxa"/>
            <w:shd w:val="clear" w:color="auto" w:fill="FFFFFF" w:themeFill="background1"/>
            <w:hideMark/>
          </w:tcPr>
          <w:p w14:paraId="0AAD8D78" w14:textId="77777777" w:rsidR="0096359A" w:rsidRPr="00D83E21" w:rsidRDefault="042F8403" w:rsidP="234CA095">
            <w:pPr>
              <w:rPr>
                <w:i/>
                <w:iCs/>
              </w:rPr>
            </w:pPr>
            <w:commentRangeStart w:id="83"/>
            <w:commentRangeStart w:id="84"/>
            <w:r w:rsidRPr="234CA095">
              <w:rPr>
                <w:i/>
                <w:iCs/>
              </w:rPr>
              <w:t>Ryan White clients Served </w:t>
            </w:r>
            <w:commentRangeEnd w:id="83"/>
            <w:r w:rsidR="0096359A" w:rsidRPr="00D83E21">
              <w:rPr>
                <w:rStyle w:val="CommentReference"/>
                <w:i/>
                <w:iCs/>
                <w:sz w:val="22"/>
                <w:szCs w:val="22"/>
              </w:rPr>
              <w:commentReference w:id="83"/>
            </w:r>
            <w:commentRangeEnd w:id="84"/>
            <w:r w:rsidR="005D5BE6" w:rsidRPr="00D83E21">
              <w:rPr>
                <w:rStyle w:val="CommentReference"/>
                <w:i/>
                <w:iCs/>
                <w:sz w:val="22"/>
                <w:szCs w:val="22"/>
              </w:rPr>
              <w:commentReference w:id="84"/>
            </w:r>
          </w:p>
        </w:tc>
        <w:tc>
          <w:tcPr>
            <w:tcW w:w="1620" w:type="dxa"/>
            <w:shd w:val="clear" w:color="auto" w:fill="FFFFFF" w:themeFill="background1"/>
            <w:hideMark/>
          </w:tcPr>
          <w:p w14:paraId="3F18DD94" w14:textId="77777777" w:rsidR="0096359A" w:rsidRPr="00D83E21" w:rsidRDefault="0096359A" w:rsidP="0096359A">
            <w:pPr>
              <w:rPr>
                <w:i/>
              </w:rPr>
            </w:pPr>
            <w:r>
              <w:rPr>
                <w:i/>
              </w:rPr>
              <w:t>Total Ryan White clients served </w:t>
            </w:r>
          </w:p>
        </w:tc>
        <w:tc>
          <w:tcPr>
            <w:tcW w:w="1170" w:type="dxa"/>
            <w:shd w:val="clear" w:color="auto" w:fill="FFFFFF" w:themeFill="background1"/>
            <w:hideMark/>
          </w:tcPr>
          <w:p w14:paraId="37F95E51" w14:textId="77777777" w:rsidR="0096359A" w:rsidRPr="00D83E21" w:rsidRDefault="0096359A" w:rsidP="0096359A">
            <w:pPr>
              <w:rPr>
                <w:i/>
              </w:rPr>
            </w:pPr>
            <w:r>
              <w:rPr>
                <w:i/>
              </w:rPr>
              <w:t>Monthly </w:t>
            </w:r>
          </w:p>
        </w:tc>
        <w:tc>
          <w:tcPr>
            <w:tcW w:w="990" w:type="dxa"/>
            <w:shd w:val="clear" w:color="auto" w:fill="FFFFFF" w:themeFill="background1"/>
            <w:hideMark/>
          </w:tcPr>
          <w:p w14:paraId="74A42450" w14:textId="77777777" w:rsidR="0096359A" w:rsidRPr="00D83E21" w:rsidRDefault="0096359A" w:rsidP="0096359A">
            <w:pPr>
              <w:rPr>
                <w:i/>
              </w:rPr>
            </w:pPr>
            <w:r>
              <w:rPr>
                <w:i/>
              </w:rPr>
              <w:t>Output </w:t>
            </w:r>
          </w:p>
        </w:tc>
        <w:tc>
          <w:tcPr>
            <w:tcW w:w="990" w:type="dxa"/>
            <w:shd w:val="clear" w:color="auto" w:fill="FFFFFF" w:themeFill="background1"/>
            <w:hideMark/>
          </w:tcPr>
          <w:p w14:paraId="5811F790" w14:textId="77777777" w:rsidR="0096359A" w:rsidRPr="00D83E21" w:rsidRDefault="0096359A" w:rsidP="0096359A">
            <w:pPr>
              <w:rPr>
                <w:i/>
              </w:rPr>
            </w:pPr>
            <w:r>
              <w:rPr>
                <w:i/>
              </w:rPr>
              <w:t>OCHIN-Careware </w:t>
            </w:r>
          </w:p>
        </w:tc>
        <w:tc>
          <w:tcPr>
            <w:tcW w:w="1980" w:type="dxa"/>
            <w:shd w:val="clear" w:color="auto" w:fill="FFFFFF" w:themeFill="background1"/>
            <w:hideMark/>
          </w:tcPr>
          <w:p w14:paraId="44533BBC" w14:textId="77777777" w:rsidR="0096359A" w:rsidRPr="00D83E21" w:rsidRDefault="0096359A" w:rsidP="0096359A">
            <w:pPr>
              <w:rPr>
                <w:i/>
              </w:rPr>
            </w:pPr>
            <w:r>
              <w:rPr>
                <w:i/>
              </w:rPr>
              <w:t>Total Ryan White clients served during measure period </w:t>
            </w:r>
          </w:p>
        </w:tc>
        <w:tc>
          <w:tcPr>
            <w:tcW w:w="1170" w:type="dxa"/>
            <w:shd w:val="clear" w:color="auto" w:fill="FFFFFF" w:themeFill="background1"/>
            <w:hideMark/>
          </w:tcPr>
          <w:p w14:paraId="48276EC4" w14:textId="77777777" w:rsidR="0096359A" w:rsidRPr="00D83E21" w:rsidRDefault="0096359A" w:rsidP="0096359A">
            <w:pPr>
              <w:rPr>
                <w:i/>
              </w:rPr>
            </w:pPr>
            <w:r>
              <w:rPr>
                <w:i/>
              </w:rPr>
              <w:t>Increase </w:t>
            </w:r>
          </w:p>
        </w:tc>
        <w:tc>
          <w:tcPr>
            <w:tcW w:w="900" w:type="dxa"/>
            <w:shd w:val="clear" w:color="auto" w:fill="FFFFFF" w:themeFill="background1"/>
            <w:hideMark/>
          </w:tcPr>
          <w:p w14:paraId="2BD13C62" w14:textId="77777777" w:rsidR="0096359A" w:rsidRPr="00D83E21" w:rsidRDefault="0096359A" w:rsidP="0096359A">
            <w:pPr>
              <w:rPr>
                <w:i/>
              </w:rPr>
            </w:pPr>
            <w:r>
              <w:rPr>
                <w:i/>
              </w:rPr>
              <w:t>11,661 </w:t>
            </w:r>
          </w:p>
        </w:tc>
        <w:tc>
          <w:tcPr>
            <w:tcW w:w="802" w:type="dxa"/>
            <w:shd w:val="clear" w:color="auto" w:fill="FFFFFF" w:themeFill="background1"/>
            <w:hideMark/>
          </w:tcPr>
          <w:p w14:paraId="150633A7" w14:textId="77777777" w:rsidR="0096359A" w:rsidRPr="00D83E21" w:rsidRDefault="0096359A" w:rsidP="0096359A">
            <w:pPr>
              <w:rPr>
                <w:i/>
              </w:rPr>
            </w:pPr>
            <w:r>
              <w:rPr>
                <w:i/>
              </w:rPr>
              <w:t>12,161 </w:t>
            </w:r>
          </w:p>
        </w:tc>
      </w:tr>
      <w:tr w:rsidR="0096359A" w:rsidRPr="0096359A" w14:paraId="263A306C" w14:textId="77777777" w:rsidTr="234CA095">
        <w:trPr>
          <w:trHeight w:val="480"/>
        </w:trPr>
        <w:tc>
          <w:tcPr>
            <w:tcW w:w="1162" w:type="dxa"/>
            <w:hideMark/>
          </w:tcPr>
          <w:p w14:paraId="332482E9" w14:textId="73CA46FF" w:rsidR="0096359A" w:rsidRPr="00D83E21" w:rsidRDefault="0096359A" w:rsidP="0096359A">
            <w:pPr>
              <w:rPr>
                <w:i/>
              </w:rPr>
            </w:pPr>
            <w:r>
              <w:rPr>
                <w:i/>
              </w:rPr>
              <w:t>Syphilis         treatment  outreach </w:t>
            </w:r>
          </w:p>
        </w:tc>
        <w:tc>
          <w:tcPr>
            <w:tcW w:w="1620" w:type="dxa"/>
            <w:hideMark/>
          </w:tcPr>
          <w:p w14:paraId="1ABEE35D" w14:textId="77777777" w:rsidR="0096359A" w:rsidRPr="00D83E21" w:rsidRDefault="0096359A" w:rsidP="0096359A">
            <w:pPr>
              <w:rPr>
                <w:i/>
              </w:rPr>
            </w:pPr>
            <w:r>
              <w:rPr>
                <w:i/>
              </w:rPr>
              <w:t>Percentage of New syphilis diagnosis with BCHD outreach done within 14 days </w:t>
            </w:r>
          </w:p>
        </w:tc>
        <w:tc>
          <w:tcPr>
            <w:tcW w:w="1170" w:type="dxa"/>
            <w:hideMark/>
          </w:tcPr>
          <w:p w14:paraId="28251B89" w14:textId="77777777" w:rsidR="0096359A" w:rsidRPr="00D83E21" w:rsidRDefault="0096359A" w:rsidP="0096359A">
            <w:pPr>
              <w:rPr>
                <w:i/>
              </w:rPr>
            </w:pPr>
            <w:r>
              <w:rPr>
                <w:i/>
              </w:rPr>
              <w:t>Monthly </w:t>
            </w:r>
          </w:p>
          <w:p w14:paraId="329E2BD0" w14:textId="77777777" w:rsidR="0096359A" w:rsidRPr="00D83E21" w:rsidRDefault="0096359A" w:rsidP="0096359A">
            <w:pPr>
              <w:rPr>
                <w:i/>
              </w:rPr>
            </w:pPr>
            <w:r>
              <w:rPr>
                <w:i/>
              </w:rPr>
              <w:t> </w:t>
            </w:r>
          </w:p>
        </w:tc>
        <w:tc>
          <w:tcPr>
            <w:tcW w:w="990" w:type="dxa"/>
            <w:hideMark/>
          </w:tcPr>
          <w:p w14:paraId="7903AA9E" w14:textId="77777777" w:rsidR="0096359A" w:rsidRPr="00D83E21" w:rsidRDefault="0096359A" w:rsidP="0096359A">
            <w:pPr>
              <w:rPr>
                <w:i/>
              </w:rPr>
            </w:pPr>
            <w:r>
              <w:rPr>
                <w:i/>
              </w:rPr>
              <w:t>Efficiency </w:t>
            </w:r>
          </w:p>
          <w:p w14:paraId="1CB56A5C" w14:textId="77777777" w:rsidR="0096359A" w:rsidRPr="00D83E21" w:rsidRDefault="0096359A" w:rsidP="0096359A">
            <w:pPr>
              <w:rPr>
                <w:i/>
              </w:rPr>
            </w:pPr>
            <w:r>
              <w:rPr>
                <w:i/>
              </w:rPr>
              <w:t> </w:t>
            </w:r>
          </w:p>
        </w:tc>
        <w:tc>
          <w:tcPr>
            <w:tcW w:w="990" w:type="dxa"/>
            <w:hideMark/>
          </w:tcPr>
          <w:p w14:paraId="76BE01BE" w14:textId="77777777" w:rsidR="0096359A" w:rsidRPr="00D83E21" w:rsidRDefault="0096359A" w:rsidP="0096359A">
            <w:pPr>
              <w:rPr>
                <w:i/>
              </w:rPr>
            </w:pPr>
            <w:r>
              <w:rPr>
                <w:i/>
              </w:rPr>
              <w:t>NBS </w:t>
            </w:r>
          </w:p>
        </w:tc>
        <w:tc>
          <w:tcPr>
            <w:tcW w:w="1980" w:type="dxa"/>
            <w:hideMark/>
          </w:tcPr>
          <w:p w14:paraId="7255CA4F" w14:textId="77777777" w:rsidR="0096359A" w:rsidRPr="00D83E21" w:rsidRDefault="0096359A" w:rsidP="0096359A">
            <w:pPr>
              <w:rPr>
                <w:i/>
              </w:rPr>
            </w:pPr>
            <w:r>
              <w:rPr>
                <w:i/>
              </w:rPr>
              <w:t>Percentage of new syphilis diagnosis by outreach with BCHD DIS Team interview done within 14 days </w:t>
            </w:r>
          </w:p>
        </w:tc>
        <w:tc>
          <w:tcPr>
            <w:tcW w:w="1170" w:type="dxa"/>
            <w:hideMark/>
          </w:tcPr>
          <w:p w14:paraId="603F354E" w14:textId="77777777" w:rsidR="0096359A" w:rsidRPr="00D83E21" w:rsidRDefault="0096359A" w:rsidP="0096359A">
            <w:pPr>
              <w:rPr>
                <w:i/>
              </w:rPr>
            </w:pPr>
            <w:r>
              <w:rPr>
                <w:i/>
              </w:rPr>
              <w:t>Increase </w:t>
            </w:r>
          </w:p>
        </w:tc>
        <w:tc>
          <w:tcPr>
            <w:tcW w:w="900" w:type="dxa"/>
            <w:hideMark/>
          </w:tcPr>
          <w:p w14:paraId="73ECCDDF" w14:textId="77777777" w:rsidR="0096359A" w:rsidRPr="00D83E21" w:rsidRDefault="0096359A" w:rsidP="0096359A">
            <w:pPr>
              <w:rPr>
                <w:i/>
              </w:rPr>
            </w:pPr>
            <w:r>
              <w:rPr>
                <w:i/>
              </w:rPr>
              <w:t>53% </w:t>
            </w:r>
          </w:p>
        </w:tc>
        <w:tc>
          <w:tcPr>
            <w:tcW w:w="802" w:type="dxa"/>
            <w:hideMark/>
          </w:tcPr>
          <w:p w14:paraId="5EA2CA5D" w14:textId="77777777" w:rsidR="0096359A" w:rsidRPr="00D83E21" w:rsidRDefault="0096359A" w:rsidP="0096359A">
            <w:pPr>
              <w:rPr>
                <w:i/>
              </w:rPr>
            </w:pPr>
            <w:r>
              <w:rPr>
                <w:i/>
              </w:rPr>
              <w:t>75% </w:t>
            </w:r>
          </w:p>
        </w:tc>
      </w:tr>
      <w:tr w:rsidR="0096359A" w:rsidRPr="0096359A" w14:paraId="010A55C9" w14:textId="77777777" w:rsidTr="234CA095">
        <w:trPr>
          <w:trHeight w:val="315"/>
        </w:trPr>
        <w:tc>
          <w:tcPr>
            <w:tcW w:w="1162" w:type="dxa"/>
            <w:hideMark/>
          </w:tcPr>
          <w:p w14:paraId="21606286" w14:textId="600BF2C0" w:rsidR="0096359A" w:rsidRPr="00D83E21" w:rsidRDefault="0096359A" w:rsidP="0096359A">
            <w:pPr>
              <w:rPr>
                <w:i/>
              </w:rPr>
            </w:pPr>
            <w:r>
              <w:rPr>
                <w:i/>
              </w:rPr>
              <w:t>Syphilis        treatment    for                  pregnant people </w:t>
            </w:r>
          </w:p>
        </w:tc>
        <w:tc>
          <w:tcPr>
            <w:tcW w:w="1620" w:type="dxa"/>
            <w:hideMark/>
          </w:tcPr>
          <w:p w14:paraId="09B06681" w14:textId="77777777" w:rsidR="0096359A" w:rsidRPr="00D83E21" w:rsidRDefault="0096359A" w:rsidP="0096359A">
            <w:pPr>
              <w:rPr>
                <w:i/>
              </w:rPr>
            </w:pPr>
            <w:r>
              <w:rPr>
                <w:i/>
              </w:rPr>
              <w:t>Percentage of pregnant people with syphilis who have completed treatment  </w:t>
            </w:r>
          </w:p>
        </w:tc>
        <w:tc>
          <w:tcPr>
            <w:tcW w:w="1170" w:type="dxa"/>
            <w:hideMark/>
          </w:tcPr>
          <w:p w14:paraId="4F5922B4" w14:textId="77777777" w:rsidR="0096359A" w:rsidRPr="00D83E21" w:rsidRDefault="0096359A" w:rsidP="0096359A">
            <w:pPr>
              <w:rPr>
                <w:i/>
              </w:rPr>
            </w:pPr>
            <w:r>
              <w:rPr>
                <w:i/>
              </w:rPr>
              <w:t>Monthly </w:t>
            </w:r>
          </w:p>
        </w:tc>
        <w:tc>
          <w:tcPr>
            <w:tcW w:w="990" w:type="dxa"/>
            <w:hideMark/>
          </w:tcPr>
          <w:p w14:paraId="299523F1" w14:textId="77777777" w:rsidR="0096359A" w:rsidRPr="00D83E21" w:rsidRDefault="0096359A" w:rsidP="0096359A">
            <w:pPr>
              <w:rPr>
                <w:i/>
              </w:rPr>
            </w:pPr>
            <w:r>
              <w:rPr>
                <w:i/>
              </w:rPr>
              <w:t>Efficiency </w:t>
            </w:r>
          </w:p>
        </w:tc>
        <w:tc>
          <w:tcPr>
            <w:tcW w:w="990" w:type="dxa"/>
            <w:hideMark/>
          </w:tcPr>
          <w:p w14:paraId="59909224" w14:textId="77777777" w:rsidR="0096359A" w:rsidRPr="00D83E21" w:rsidRDefault="0096359A" w:rsidP="0096359A">
            <w:pPr>
              <w:rPr>
                <w:i/>
              </w:rPr>
            </w:pPr>
            <w:r>
              <w:rPr>
                <w:i/>
              </w:rPr>
              <w:t>OCHIN EPIC </w:t>
            </w:r>
          </w:p>
          <w:p w14:paraId="1A4354C2" w14:textId="77777777" w:rsidR="0096359A" w:rsidRPr="00D83E21" w:rsidRDefault="0096359A" w:rsidP="0096359A">
            <w:pPr>
              <w:rPr>
                <w:i/>
              </w:rPr>
            </w:pPr>
            <w:r>
              <w:rPr>
                <w:i/>
              </w:rPr>
              <w:t> </w:t>
            </w:r>
          </w:p>
        </w:tc>
        <w:tc>
          <w:tcPr>
            <w:tcW w:w="1980" w:type="dxa"/>
            <w:hideMark/>
          </w:tcPr>
          <w:p w14:paraId="24175C9D" w14:textId="77777777" w:rsidR="0096359A" w:rsidRPr="00D83E21" w:rsidRDefault="0096359A" w:rsidP="0096359A">
            <w:pPr>
              <w:rPr>
                <w:i/>
              </w:rPr>
            </w:pPr>
            <w:r>
              <w:rPr>
                <w:i/>
              </w:rPr>
              <w:t>Percentage of pregnant people with syphilis, who have completed treatment per protocol </w:t>
            </w:r>
          </w:p>
        </w:tc>
        <w:tc>
          <w:tcPr>
            <w:tcW w:w="1170" w:type="dxa"/>
            <w:hideMark/>
          </w:tcPr>
          <w:p w14:paraId="2F48A71D" w14:textId="77777777" w:rsidR="0096359A" w:rsidRPr="00D83E21" w:rsidRDefault="0096359A" w:rsidP="0096359A">
            <w:pPr>
              <w:rPr>
                <w:i/>
              </w:rPr>
            </w:pPr>
            <w:r>
              <w:rPr>
                <w:i/>
              </w:rPr>
              <w:t>Increase </w:t>
            </w:r>
          </w:p>
        </w:tc>
        <w:tc>
          <w:tcPr>
            <w:tcW w:w="900" w:type="dxa"/>
            <w:hideMark/>
          </w:tcPr>
          <w:p w14:paraId="113FC03B" w14:textId="77777777" w:rsidR="0096359A" w:rsidRPr="00D83E21" w:rsidRDefault="0096359A" w:rsidP="0096359A">
            <w:pPr>
              <w:rPr>
                <w:i/>
              </w:rPr>
            </w:pPr>
            <w:r>
              <w:rPr>
                <w:i/>
              </w:rPr>
              <w:t>97% </w:t>
            </w:r>
          </w:p>
        </w:tc>
        <w:tc>
          <w:tcPr>
            <w:tcW w:w="802" w:type="dxa"/>
            <w:hideMark/>
          </w:tcPr>
          <w:p w14:paraId="55BE4FDB" w14:textId="77777777" w:rsidR="0096359A" w:rsidRPr="00D83E21" w:rsidRDefault="0096359A" w:rsidP="0096359A">
            <w:pPr>
              <w:rPr>
                <w:i/>
              </w:rPr>
            </w:pPr>
            <w:r>
              <w:rPr>
                <w:i/>
              </w:rPr>
              <w:t>100% </w:t>
            </w:r>
          </w:p>
        </w:tc>
      </w:tr>
      <w:tr w:rsidR="0096359A" w:rsidRPr="0096359A" w14:paraId="656FE7C3" w14:textId="77777777" w:rsidTr="234CA095">
        <w:trPr>
          <w:trHeight w:val="150"/>
        </w:trPr>
        <w:tc>
          <w:tcPr>
            <w:tcW w:w="1162" w:type="dxa"/>
            <w:hideMark/>
          </w:tcPr>
          <w:p w14:paraId="0489AF9A" w14:textId="77777777" w:rsidR="0096359A" w:rsidRPr="00D83E21" w:rsidRDefault="0096359A" w:rsidP="0096359A">
            <w:pPr>
              <w:rPr>
                <w:i/>
              </w:rPr>
            </w:pPr>
            <w:r>
              <w:rPr>
                <w:i/>
              </w:rPr>
              <w:t>HIV Testing </w:t>
            </w:r>
          </w:p>
        </w:tc>
        <w:tc>
          <w:tcPr>
            <w:tcW w:w="1620" w:type="dxa"/>
            <w:hideMark/>
          </w:tcPr>
          <w:p w14:paraId="31226789" w14:textId="77777777" w:rsidR="0096359A" w:rsidRPr="00D83E21" w:rsidRDefault="0096359A" w:rsidP="0096359A">
            <w:pPr>
              <w:rPr>
                <w:i/>
              </w:rPr>
            </w:pPr>
            <w:r>
              <w:rPr>
                <w:i/>
              </w:rPr>
              <w:t>HIV Test administered though community outreach </w:t>
            </w:r>
          </w:p>
        </w:tc>
        <w:tc>
          <w:tcPr>
            <w:tcW w:w="1170" w:type="dxa"/>
            <w:hideMark/>
          </w:tcPr>
          <w:p w14:paraId="0FEAC7C6" w14:textId="77777777" w:rsidR="0096359A" w:rsidRPr="00D83E21" w:rsidRDefault="0096359A" w:rsidP="0096359A">
            <w:pPr>
              <w:rPr>
                <w:i/>
              </w:rPr>
            </w:pPr>
            <w:r>
              <w:rPr>
                <w:i/>
              </w:rPr>
              <w:t>Monthly </w:t>
            </w:r>
          </w:p>
        </w:tc>
        <w:tc>
          <w:tcPr>
            <w:tcW w:w="990" w:type="dxa"/>
            <w:hideMark/>
          </w:tcPr>
          <w:p w14:paraId="3CFEB8AE" w14:textId="77777777" w:rsidR="0096359A" w:rsidRPr="00D83E21" w:rsidRDefault="0096359A" w:rsidP="0096359A">
            <w:pPr>
              <w:rPr>
                <w:i/>
              </w:rPr>
            </w:pPr>
            <w:r>
              <w:rPr>
                <w:i/>
              </w:rPr>
              <w:t>Output </w:t>
            </w:r>
          </w:p>
        </w:tc>
        <w:tc>
          <w:tcPr>
            <w:tcW w:w="990" w:type="dxa"/>
            <w:hideMark/>
          </w:tcPr>
          <w:p w14:paraId="12FFC0D2" w14:textId="77777777" w:rsidR="0096359A" w:rsidRPr="00D83E21" w:rsidRDefault="0096359A" w:rsidP="0096359A">
            <w:pPr>
              <w:rPr>
                <w:i/>
              </w:rPr>
            </w:pPr>
            <w:r>
              <w:rPr>
                <w:i/>
              </w:rPr>
              <w:t>OCHIN EPIC </w:t>
            </w:r>
          </w:p>
          <w:p w14:paraId="7894ECBC" w14:textId="77777777" w:rsidR="0096359A" w:rsidRPr="00D83E21" w:rsidRDefault="0096359A" w:rsidP="0096359A">
            <w:pPr>
              <w:rPr>
                <w:i/>
              </w:rPr>
            </w:pPr>
            <w:r>
              <w:rPr>
                <w:i/>
              </w:rPr>
              <w:t> </w:t>
            </w:r>
          </w:p>
          <w:p w14:paraId="044AEE33" w14:textId="77777777" w:rsidR="0096359A" w:rsidRPr="00D83E21" w:rsidRDefault="0096359A" w:rsidP="0096359A">
            <w:pPr>
              <w:rPr>
                <w:i/>
              </w:rPr>
            </w:pPr>
            <w:r>
              <w:rPr>
                <w:i/>
              </w:rPr>
              <w:t> </w:t>
            </w:r>
          </w:p>
        </w:tc>
        <w:tc>
          <w:tcPr>
            <w:tcW w:w="1980" w:type="dxa"/>
            <w:hideMark/>
          </w:tcPr>
          <w:p w14:paraId="49A0BE6B" w14:textId="77777777" w:rsidR="0096359A" w:rsidRPr="00D83E21" w:rsidRDefault="0096359A" w:rsidP="0096359A">
            <w:pPr>
              <w:rPr>
                <w:i/>
              </w:rPr>
            </w:pPr>
            <w:r>
              <w:rPr>
                <w:i/>
              </w:rPr>
              <w:t>Sum of HIV Test Completed during measure period through Community outreach events </w:t>
            </w:r>
          </w:p>
        </w:tc>
        <w:tc>
          <w:tcPr>
            <w:tcW w:w="1170" w:type="dxa"/>
            <w:hideMark/>
          </w:tcPr>
          <w:p w14:paraId="36B5E8F0" w14:textId="77777777" w:rsidR="0096359A" w:rsidRPr="00D83E21" w:rsidRDefault="0096359A" w:rsidP="0096359A">
            <w:pPr>
              <w:rPr>
                <w:i/>
              </w:rPr>
            </w:pPr>
            <w:r>
              <w:rPr>
                <w:i/>
              </w:rPr>
              <w:t>Increase </w:t>
            </w:r>
          </w:p>
        </w:tc>
        <w:tc>
          <w:tcPr>
            <w:tcW w:w="900" w:type="dxa"/>
            <w:hideMark/>
          </w:tcPr>
          <w:p w14:paraId="7BB5FF66" w14:textId="77777777" w:rsidR="0096359A" w:rsidRPr="00D83E21" w:rsidRDefault="0096359A" w:rsidP="0096359A">
            <w:pPr>
              <w:rPr>
                <w:i/>
              </w:rPr>
            </w:pPr>
            <w:r>
              <w:rPr>
                <w:i/>
              </w:rPr>
              <w:t>2004 </w:t>
            </w:r>
          </w:p>
        </w:tc>
        <w:tc>
          <w:tcPr>
            <w:tcW w:w="802" w:type="dxa"/>
            <w:hideMark/>
          </w:tcPr>
          <w:p w14:paraId="1013DF73" w14:textId="77777777" w:rsidR="0096359A" w:rsidRPr="00D83E21" w:rsidRDefault="0096359A" w:rsidP="0096359A">
            <w:pPr>
              <w:rPr>
                <w:i/>
              </w:rPr>
            </w:pPr>
            <w:r>
              <w:rPr>
                <w:i/>
              </w:rPr>
              <w:t>4000 </w:t>
            </w:r>
          </w:p>
        </w:tc>
      </w:tr>
    </w:tbl>
    <w:p w14:paraId="61C06EFA" w14:textId="6F4590A3" w:rsidR="0096359A" w:rsidRDefault="0021630A" w:rsidP="0021630A">
      <w:r>
        <w:br w:type="page"/>
      </w:r>
    </w:p>
    <w:p w14:paraId="021406BF" w14:textId="77777777" w:rsidR="0021630A" w:rsidRDefault="6AC97638" w:rsidP="00554B51">
      <w:pPr>
        <w:pStyle w:val="Heading2"/>
      </w:pPr>
      <w:bookmarkStart w:id="85" w:name="_Toc233365945"/>
      <w:r>
        <w:t>SECTION 4 — Risks &amp; Dependencies</w:t>
      </w:r>
      <w:bookmarkEnd w:id="85"/>
    </w:p>
    <w:p w14:paraId="2AE76B34" w14:textId="77777777" w:rsidR="00B876A5" w:rsidRDefault="00B876A5" w:rsidP="00B876A5">
      <w:pPr>
        <w:pStyle w:val="Heading4"/>
      </w:pPr>
      <w:r>
        <w:rPr>
          <w:rFonts w:ascii="Segoe UI Emoji" w:hAnsi="Segoe UI Emoji" w:cs="Segoe UI Emoji"/>
        </w:rPr>
        <w:t>📘</w:t>
      </w:r>
      <w:r>
        <w:t xml:space="preserve"> Definition</w:t>
      </w:r>
    </w:p>
    <w:p w14:paraId="0A31932A" w14:textId="55CB8981" w:rsidR="00B876A5" w:rsidRPr="00B876A5" w:rsidRDefault="00135AAD" w:rsidP="00B876A5">
      <w:r w:rsidRPr="00135AAD">
        <w:t xml:space="preserve">Risks and Dependencies identify the internal and external conditions that could affect an agency's ability to successfully implement its goals, initiatives, and performance targets. This section documents key </w:t>
      </w:r>
      <w:r>
        <w:t>cross-agency</w:t>
      </w:r>
      <w:r w:rsidRPr="00135AAD">
        <w:t xml:space="preserve">, technological, </w:t>
      </w:r>
      <w:r>
        <w:t>external</w:t>
      </w:r>
      <w:r w:rsidRPr="00135AAD">
        <w:t>,</w:t>
      </w:r>
      <w:r>
        <w:t xml:space="preserve"> and</w:t>
      </w:r>
      <w:r w:rsidRPr="00135AAD">
        <w:t xml:space="preserve"> legislative factors that may influence successful execution, enabling agencies to proactively plan for challenges and coordinate with partners where necessary</w:t>
      </w:r>
      <w:r>
        <w:t>.</w:t>
      </w:r>
      <w:commentRangeStart w:id="86"/>
      <w:commentRangeEnd w:id="86"/>
      <w:r w:rsidR="0021630A" w:rsidRPr="00B876A5">
        <w:rPr>
          <w:rStyle w:val="CommentReference"/>
          <w:sz w:val="22"/>
          <w:szCs w:val="22"/>
        </w:rPr>
        <w:commentReference w:id="86"/>
      </w:r>
    </w:p>
    <w:p w14:paraId="5B406ED2" w14:textId="03499415" w:rsidR="002613A8" w:rsidRPr="00554B51" w:rsidRDefault="002613A8" w:rsidP="00B46417">
      <w:pPr>
        <w:pStyle w:val="Heading4"/>
        <w:ind w:left="360" w:hanging="360"/>
      </w:pPr>
      <w:r>
        <w:rPr>
          <w:rFonts w:ascii="Segoe UI Emoji" w:hAnsi="Segoe UI Emoji" w:cs="Segoe UI Emoji"/>
          <w:b/>
          <w:color w:val="00B050"/>
        </w:rPr>
        <w:t>✅</w:t>
      </w:r>
      <w:r>
        <w:rPr>
          <w:b/>
          <w:color w:val="00B050"/>
        </w:rPr>
        <w:t xml:space="preserve"> What a Strong Submission Looks Like</w:t>
      </w:r>
    </w:p>
    <w:p w14:paraId="7CD46EDD" w14:textId="23FE6304" w:rsidR="0021630A" w:rsidRDefault="0021630A" w:rsidP="00B46417">
      <w:pPr>
        <w:pStyle w:val="ListBullet"/>
      </w:pPr>
      <w:r>
        <w:t>Risks are specific, realistic, and grounded in the agency's operating environment; each includes enough context to understand the potential impact, and at least some mitigations or contingencies are identified.</w:t>
      </w:r>
    </w:p>
    <w:p w14:paraId="3ED5FFD4" w14:textId="41ABD14B" w:rsidR="0021630A" w:rsidRDefault="0013052E" w:rsidP="0021630A">
      <w:r>
        <w:rPr>
          <w:rFonts w:asciiTheme="majorHAnsi" w:eastAsiaTheme="majorEastAsia" w:hAnsiTheme="majorHAnsi" w:cstheme="majorBidi"/>
          <w:b/>
          <w:bCs/>
          <w:color w:val="4472C4" w:themeColor="accent1"/>
        </w:rPr>
        <w:t>Note</w:t>
      </w:r>
      <w:r>
        <w:t xml:space="preserve"> The risks are identified using the categories below, but are scored as a group.</w:t>
      </w:r>
    </w:p>
    <w:p w14:paraId="32C43950" w14:textId="5D88F936" w:rsidR="0021630A" w:rsidRDefault="6AC97638" w:rsidP="003854A3">
      <w:pPr>
        <w:pStyle w:val="Heading5"/>
      </w:pPr>
      <w:r>
        <w:t>Cross-</w:t>
      </w:r>
      <w:r w:rsidR="7C03AE7B">
        <w:t>A</w:t>
      </w:r>
      <w:r>
        <w:t>gency Inputs</w:t>
      </w:r>
    </w:p>
    <w:p w14:paraId="2CD78EFA" w14:textId="77777777" w:rsidR="0021630A" w:rsidRDefault="0021630A" w:rsidP="0021630A">
      <w:r>
        <w:t>How are the items in the plan affected by other City Agencies? What do they need to do in order for the goals outlined to be accomplished?</w:t>
      </w:r>
    </w:p>
    <w:p w14:paraId="6494C949" w14:textId="77777777" w:rsidR="0021630A" w:rsidRDefault="0021630A" w:rsidP="003854A3">
      <w:pPr>
        <w:pStyle w:val="Heading5"/>
      </w:pPr>
      <w:r>
        <w:t>IT Systems</w:t>
      </w:r>
    </w:p>
    <w:p w14:paraId="3AFAE5C3" w14:textId="77777777" w:rsidR="0021630A" w:rsidRDefault="0021630A" w:rsidP="0021630A">
      <w:r>
        <w:t>What IT systems are used by your agency? Do any of them have risks or operational challenges that inhibit the successful execution of the goals and initiatives listed in the performance plan?</w:t>
      </w:r>
    </w:p>
    <w:p w14:paraId="464D476D" w14:textId="77777777" w:rsidR="0021630A" w:rsidRDefault="6AC97638" w:rsidP="003854A3">
      <w:pPr>
        <w:pStyle w:val="Heading5"/>
      </w:pPr>
      <w:commentRangeStart w:id="87"/>
      <w:r>
        <w:t>External Concerns</w:t>
      </w:r>
      <w:commentRangeEnd w:id="87"/>
      <w:r w:rsidR="0021630A">
        <w:rPr>
          <w:rStyle w:val="CommentReference"/>
          <w:sz w:val="22"/>
          <w:szCs w:val="22"/>
        </w:rPr>
        <w:commentReference w:id="87"/>
      </w:r>
    </w:p>
    <w:p w14:paraId="1DB9F56B" w14:textId="27191061" w:rsidR="0021630A" w:rsidRDefault="003A643C" w:rsidP="0021630A">
      <w:r>
        <w:t>Are there any concerns outside the locus of your agency’s control that would affect the execution of the plan?</w:t>
      </w:r>
    </w:p>
    <w:p w14:paraId="0208D507" w14:textId="77777777" w:rsidR="0021630A" w:rsidRDefault="0021630A" w:rsidP="003854A3">
      <w:pPr>
        <w:pStyle w:val="Heading5"/>
      </w:pPr>
      <w:r>
        <w:t>Legislation Effects</w:t>
      </w:r>
    </w:p>
    <w:p w14:paraId="27E12824" w14:textId="49EE7778" w:rsidR="0021630A" w:rsidRDefault="6AC97638" w:rsidP="0021630A">
      <w:r>
        <w:t>What legislative initiatives, either at the City Council or State Assembly, need to be executed in order for goals to be accomplished</w:t>
      </w:r>
      <w:r w:rsidR="483FFBE4">
        <w:t>?</w:t>
      </w:r>
    </w:p>
    <w:p w14:paraId="45E9E39D" w14:textId="23DC917B" w:rsidR="00710422" w:rsidRDefault="00710422" w:rsidP="00710422">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w:t>
      </w:r>
      <w:commentRangeStart w:id="88"/>
      <w:r>
        <w:rPr>
          <w:rStyle w:val="normaltextrun"/>
          <w:i/>
          <w:iCs/>
          <w:color w:val="000000"/>
          <w:shd w:val="clear" w:color="auto" w:fill="FFFFFF"/>
        </w:rPr>
        <w:t>MONSE</w:t>
      </w:r>
      <w:commentRangeEnd w:id="88"/>
      <w:r w:rsidR="0038316C">
        <w:rPr>
          <w:rStyle w:val="CommentReference"/>
          <w:i/>
          <w:iCs/>
          <w:color w:val="000000"/>
          <w:sz w:val="22"/>
          <w:szCs w:val="22"/>
          <w:shd w:val="clear" w:color="auto" w:fill="FFFFFF"/>
        </w:rPr>
        <w:commentReference w:id="88"/>
      </w:r>
      <w:r>
        <w:rPr>
          <w:rStyle w:val="normaltextrun"/>
          <w:i/>
          <w:iCs/>
          <w:color w:val="000000"/>
          <w:shd w:val="clear" w:color="auto" w:fill="FFFFFF"/>
        </w:rPr>
        <w:t xml:space="preserve"> </w:t>
      </w:r>
    </w:p>
    <w:p w14:paraId="2367855C" w14:textId="77777777" w:rsidR="00710422" w:rsidRPr="00D83E21" w:rsidRDefault="00710422" w:rsidP="00D83E21">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asciiTheme="majorHAnsi" w:eastAsiaTheme="majorEastAsia" w:hAnsiTheme="majorHAnsi" w:cstheme="majorBidi"/>
          <w:b/>
          <w:bCs/>
          <w:i/>
          <w:iCs/>
          <w:color w:val="4472C4" w:themeColor="accent1"/>
        </w:rPr>
      </w:pPr>
    </w:p>
    <w:p w14:paraId="60DB3750" w14:textId="77777777" w:rsidR="00A121D1" w:rsidRPr="00D83E21" w:rsidRDefault="00A121D1" w:rsidP="00D83E21">
      <w:pPr>
        <w:pStyle w:val="ListBullet"/>
        <w:numPr>
          <w:ilvl w:val="0"/>
          <w:numId w:val="0"/>
        </w:numPr>
        <w:pBdr>
          <w:top w:val="single" w:sz="8" w:space="6" w:color="BFBFBF"/>
          <w:left w:val="single" w:sz="8" w:space="10" w:color="BFBFBF"/>
          <w:bottom w:val="single" w:sz="8" w:space="6" w:color="BFBFBF"/>
          <w:right w:val="single" w:sz="8" w:space="10" w:color="BFBFBF"/>
        </w:pBdr>
        <w:shd w:val="clear" w:color="auto" w:fill="F2F2F2"/>
        <w:rPr>
          <w:rFonts w:cs="Segoe UI"/>
          <w:i/>
          <w:sz w:val="18"/>
          <w:szCs w:val="18"/>
        </w:rPr>
      </w:pPr>
      <w:r>
        <w:rPr>
          <w:rStyle w:val="normaltextrun"/>
          <w:rFonts w:cs="Segoe UI"/>
          <w:b/>
          <w:i/>
        </w:rPr>
        <w:t>Cross-agency inputs</w:t>
      </w:r>
      <w:r>
        <w:rPr>
          <w:rStyle w:val="normaltextrun"/>
          <w:rFonts w:cs="Segoe UI"/>
          <w:i/>
        </w:rPr>
        <w:t>: </w:t>
      </w:r>
      <w:r>
        <w:rPr>
          <w:rStyle w:val="eop"/>
          <w:rFonts w:cs="Segoe UI"/>
          <w:i/>
        </w:rPr>
        <w:t> </w:t>
      </w:r>
    </w:p>
    <w:p w14:paraId="1AC82D80" w14:textId="77777777" w:rsidR="00AE2CA0" w:rsidRPr="00BD53EA" w:rsidRDefault="00AE2CA0" w:rsidP="00AE2CA0">
      <w:pPr>
        <w:pStyle w:val="ListParagraph"/>
        <w:numPr>
          <w:ilvl w:val="0"/>
          <w:numId w:val="35"/>
        </w:numPr>
        <w:pBdr>
          <w:top w:val="single" w:sz="8" w:space="6" w:color="BFBFBF"/>
          <w:left w:val="single" w:sz="8" w:space="10" w:color="BFBFBF"/>
          <w:bottom w:val="single" w:sz="8" w:space="6" w:color="BFBFBF"/>
          <w:right w:val="single" w:sz="8" w:space="10" w:color="BFBFBF"/>
        </w:pBdr>
        <w:shd w:val="clear" w:color="auto" w:fill="F2F2F2"/>
        <w:rPr>
          <w:rFonts w:ascii="Aptos" w:eastAsia="Aptos" w:hAnsi="Aptos" w:cs="Aptos"/>
        </w:rPr>
      </w:pPr>
      <w:r>
        <w:rPr>
          <w:rFonts w:ascii="Aptos" w:eastAsia="Aptos" w:hAnsi="Aptos" w:cs="Aptos"/>
        </w:rPr>
        <w:t>Sustained interagency coordination required to maintain GVRS effectiveness as the strategy expands</w:t>
      </w:r>
    </w:p>
    <w:p w14:paraId="5954F6C9" w14:textId="25E824CE" w:rsidR="00A121D1" w:rsidRPr="00D83E21" w:rsidRDefault="005B78C3" w:rsidP="005B78C3">
      <w:pPr>
        <w:pStyle w:val="ListParagraph"/>
        <w:numPr>
          <w:ilvl w:val="0"/>
          <w:numId w:val="35"/>
        </w:numPr>
        <w:pBdr>
          <w:top w:val="single" w:sz="8" w:space="6" w:color="BFBFBF"/>
          <w:left w:val="single" w:sz="8" w:space="10" w:color="BFBFBF"/>
          <w:bottom w:val="single" w:sz="8" w:space="6" w:color="BFBFBF"/>
          <w:right w:val="single" w:sz="8" w:space="10" w:color="BFBFBF"/>
        </w:pBdr>
        <w:shd w:val="clear" w:color="auto" w:fill="F2F2F2"/>
        <w:spacing w:before="240" w:after="240"/>
        <w:rPr>
          <w:rFonts w:ascii="Aptos" w:eastAsia="Aptos" w:hAnsi="Aptos" w:cs="Aptos"/>
        </w:rPr>
      </w:pPr>
      <w:r>
        <w:rPr>
          <w:rFonts w:ascii="Aptos" w:eastAsia="Aptos" w:hAnsi="Aptos" w:cs="Aptos"/>
        </w:rPr>
        <w:t>Recidivism data requires regular data sharing and validation with DPSCS for reentry, DJS for youth diversion, and the Courts (or SAO) for GVRS</w:t>
      </w:r>
      <w:r>
        <w:rPr>
          <w:rStyle w:val="eop"/>
          <w:rFonts w:cs="Segoe UI"/>
          <w:i/>
        </w:rPr>
        <w:t> </w:t>
      </w:r>
    </w:p>
    <w:p w14:paraId="0A670E79" w14:textId="77777777" w:rsidR="001349F2" w:rsidRDefault="00A121D1" w:rsidP="001349F2">
      <w:pPr>
        <w:pStyle w:val="paragraph"/>
        <w:pBdr>
          <w:top w:val="single" w:sz="8" w:space="6" w:color="BFBFBF"/>
          <w:left w:val="single" w:sz="8" w:space="10" w:color="BFBFBF"/>
          <w:bottom w:val="single" w:sz="8" w:space="6" w:color="BFBFBF"/>
          <w:right w:val="single" w:sz="8" w:space="10" w:color="BFBFBF"/>
        </w:pBdr>
        <w:shd w:val="clear" w:color="auto" w:fill="F2F2F2"/>
        <w:spacing w:before="0" w:beforeAutospacing="0" w:after="0" w:afterAutospacing="0"/>
        <w:textAlignment w:val="baseline"/>
        <w:rPr>
          <w:rStyle w:val="eop"/>
          <w:rFonts w:asciiTheme="minorHAnsi" w:hAnsiTheme="minorHAnsi" w:cs="Segoe UI"/>
          <w:i/>
          <w:sz w:val="22"/>
          <w:szCs w:val="22"/>
        </w:rPr>
      </w:pPr>
      <w:r>
        <w:rPr>
          <w:rStyle w:val="normaltextrun"/>
          <w:rFonts w:asciiTheme="minorHAnsi" w:hAnsiTheme="minorHAnsi" w:cs="Segoe UI"/>
          <w:b/>
          <w:i/>
          <w:sz w:val="22"/>
          <w:szCs w:val="22"/>
        </w:rPr>
        <w:t>IT systems</w:t>
      </w:r>
      <w:r>
        <w:rPr>
          <w:rStyle w:val="normaltextrun"/>
          <w:rFonts w:asciiTheme="minorHAnsi" w:hAnsiTheme="minorHAnsi" w:cs="Segoe UI"/>
          <w:i/>
          <w:sz w:val="22"/>
          <w:szCs w:val="22"/>
        </w:rPr>
        <w:t>: </w:t>
      </w:r>
      <w:r>
        <w:rPr>
          <w:rStyle w:val="eop"/>
          <w:rFonts w:asciiTheme="minorHAnsi" w:hAnsiTheme="minorHAnsi" w:cs="Segoe UI"/>
          <w:i/>
          <w:sz w:val="22"/>
          <w:szCs w:val="22"/>
        </w:rPr>
        <w:t> </w:t>
      </w:r>
    </w:p>
    <w:p w14:paraId="04912084" w14:textId="09B1F094" w:rsidR="001349F2" w:rsidRPr="00BD53EA" w:rsidRDefault="001349F2" w:rsidP="001349F2">
      <w:pPr>
        <w:pStyle w:val="paragraph"/>
        <w:numPr>
          <w:ilvl w:val="0"/>
          <w:numId w:val="71"/>
        </w:numPr>
        <w:pBdr>
          <w:top w:val="single" w:sz="8" w:space="6" w:color="BFBFBF"/>
          <w:left w:val="single" w:sz="8" w:space="10" w:color="BFBFBF"/>
          <w:bottom w:val="single" w:sz="8" w:space="6" w:color="BFBFBF"/>
          <w:right w:val="single" w:sz="8" w:space="10" w:color="BFBFBF"/>
        </w:pBdr>
        <w:shd w:val="clear" w:color="auto" w:fill="F2F2F2"/>
        <w:spacing w:before="0" w:beforeAutospacing="0" w:after="0" w:afterAutospacing="0"/>
        <w:textAlignment w:val="baseline"/>
        <w:rPr>
          <w:rFonts w:ascii="Aptos" w:eastAsia="Aptos" w:hAnsi="Aptos" w:cs="Aptos"/>
          <w:kern w:val="2"/>
          <w:sz w:val="22"/>
          <w:szCs w:val="22"/>
          <w14:ligatures w14:val="standardContextual"/>
        </w:rPr>
      </w:pPr>
      <w:r>
        <w:rPr>
          <w:rFonts w:ascii="Aptos" w:eastAsia="Aptos" w:hAnsi="Aptos" w:cs="Aptos"/>
          <w:kern w:val="2"/>
          <w:sz w:val="22"/>
          <w:szCs w:val="22"/>
          <w14:ligatures w14:val="standardContextual"/>
        </w:rPr>
        <w:t xml:space="preserve">Case management infrastructure must scale and modernize to support expanded performance reporting </w:t>
      </w:r>
    </w:p>
    <w:p w14:paraId="00472991" w14:textId="77777777" w:rsidR="00D81516" w:rsidRPr="00BD53EA" w:rsidRDefault="00D81516" w:rsidP="00BD53EA">
      <w:pPr>
        <w:pStyle w:val="ListParagraph"/>
        <w:numPr>
          <w:ilvl w:val="0"/>
          <w:numId w:val="71"/>
        </w:numPr>
        <w:pBdr>
          <w:top w:val="single" w:sz="8" w:space="6" w:color="BFBFBF"/>
          <w:left w:val="single" w:sz="8" w:space="10" w:color="BFBFBF"/>
          <w:bottom w:val="single" w:sz="8" w:space="6" w:color="BFBFBF"/>
          <w:right w:val="single" w:sz="8" w:space="10" w:color="BFBFBF"/>
        </w:pBdr>
        <w:shd w:val="clear" w:color="auto" w:fill="F2F2F2"/>
        <w:spacing w:after="0" w:line="240" w:lineRule="auto"/>
        <w:rPr>
          <w:rFonts w:ascii="Aptos" w:eastAsia="Aptos" w:hAnsi="Aptos" w:cs="Aptos"/>
        </w:rPr>
      </w:pPr>
      <w:r>
        <w:rPr>
          <w:rFonts w:ascii="Aptos" w:eastAsia="Aptos" w:hAnsi="Aptos" w:cs="Aptos"/>
        </w:rPr>
        <w:t>Stronger mechanism needed for community-based surveying to accurately measure public perception before/after agency engagement</w:t>
      </w:r>
    </w:p>
    <w:p w14:paraId="264849FB" w14:textId="220D49B6" w:rsidR="00A121D1" w:rsidRPr="00D83E21" w:rsidRDefault="00A121D1" w:rsidP="00BD53EA">
      <w:pPr>
        <w:pStyle w:val="paragraph"/>
        <w:pBdr>
          <w:top w:val="single" w:sz="8" w:space="6" w:color="BFBFBF"/>
          <w:left w:val="single" w:sz="8" w:space="10" w:color="BFBFBF"/>
          <w:bottom w:val="single" w:sz="8" w:space="6" w:color="BFBFBF"/>
          <w:right w:val="single" w:sz="8" w:space="10" w:color="BFBFBF"/>
        </w:pBdr>
        <w:shd w:val="clear" w:color="auto" w:fill="F2F2F2"/>
        <w:spacing w:before="0" w:beforeAutospacing="0" w:after="0" w:afterAutospacing="0"/>
        <w:ind w:left="360"/>
        <w:textAlignment w:val="baseline"/>
        <w:rPr>
          <w:rFonts w:asciiTheme="minorHAnsi" w:hAnsiTheme="minorHAnsi" w:cs="Segoe UI"/>
          <w:i/>
          <w:sz w:val="18"/>
          <w:szCs w:val="18"/>
        </w:rPr>
      </w:pPr>
    </w:p>
    <w:p w14:paraId="3E4AF2BB" w14:textId="77777777" w:rsidR="00A121D1" w:rsidRPr="00D83E21" w:rsidRDefault="00A121D1" w:rsidP="00A121D1">
      <w:pPr>
        <w:pStyle w:val="paragraph"/>
        <w:pBdr>
          <w:top w:val="single" w:sz="8" w:space="6" w:color="BFBFBF"/>
          <w:left w:val="single" w:sz="8" w:space="10" w:color="BFBFBF"/>
          <w:bottom w:val="single" w:sz="8" w:space="6" w:color="BFBFBF"/>
          <w:right w:val="single" w:sz="8" w:space="10" w:color="BFBFBF"/>
        </w:pBdr>
        <w:shd w:val="clear" w:color="auto" w:fill="F2F2F2"/>
        <w:spacing w:before="0" w:beforeAutospacing="0" w:after="0" w:afterAutospacing="0"/>
        <w:textAlignment w:val="baseline"/>
        <w:rPr>
          <w:rFonts w:asciiTheme="minorHAnsi" w:hAnsiTheme="minorHAnsi" w:cs="Segoe UI"/>
          <w:i/>
          <w:sz w:val="18"/>
          <w:szCs w:val="18"/>
        </w:rPr>
      </w:pPr>
      <w:r>
        <w:rPr>
          <w:rStyle w:val="normaltextrun"/>
          <w:rFonts w:asciiTheme="minorHAnsi" w:hAnsiTheme="minorHAnsi" w:cs="Segoe UI"/>
          <w:b/>
          <w:i/>
          <w:sz w:val="22"/>
          <w:szCs w:val="22"/>
        </w:rPr>
        <w:t>External concerns</w:t>
      </w:r>
      <w:r>
        <w:rPr>
          <w:rStyle w:val="normaltextrun"/>
          <w:rFonts w:asciiTheme="minorHAnsi" w:hAnsiTheme="minorHAnsi" w:cs="Segoe UI"/>
          <w:i/>
          <w:sz w:val="22"/>
          <w:szCs w:val="22"/>
        </w:rPr>
        <w:t>:</w:t>
      </w:r>
      <w:r>
        <w:rPr>
          <w:rStyle w:val="eop"/>
          <w:rFonts w:asciiTheme="minorHAnsi" w:hAnsiTheme="minorHAnsi" w:cs="Segoe UI"/>
          <w:i/>
          <w:sz w:val="22"/>
          <w:szCs w:val="22"/>
        </w:rPr>
        <w:t> </w:t>
      </w:r>
    </w:p>
    <w:p w14:paraId="04CA27D8" w14:textId="3D46699E" w:rsidR="00A121D1" w:rsidRPr="00D83E21" w:rsidRDefault="00BD53EA" w:rsidP="00BD53EA">
      <w:pPr>
        <w:pStyle w:val="ListParagraph"/>
        <w:numPr>
          <w:ilvl w:val="0"/>
          <w:numId w:val="72"/>
        </w:numPr>
        <w:pBdr>
          <w:top w:val="single" w:sz="8" w:space="6" w:color="BFBFBF"/>
          <w:left w:val="single" w:sz="8" w:space="10" w:color="BFBFBF"/>
          <w:bottom w:val="single" w:sz="8" w:space="6" w:color="BFBFBF"/>
          <w:right w:val="single" w:sz="8" w:space="10" w:color="BFBFBF"/>
        </w:pBdr>
        <w:shd w:val="clear" w:color="auto" w:fill="F2F2F2"/>
      </w:pPr>
      <w:r>
        <w:t>Some participant outcomes depend on external partner capacity beyond MONSE direct control</w:t>
      </w:r>
    </w:p>
    <w:p w14:paraId="5A674629" w14:textId="7C0378E2" w:rsidR="00A121D1" w:rsidRPr="00D83E21" w:rsidRDefault="00A121D1" w:rsidP="00A121D1">
      <w:pPr>
        <w:pStyle w:val="paragraph"/>
        <w:pBdr>
          <w:top w:val="single" w:sz="8" w:space="6" w:color="BFBFBF"/>
          <w:left w:val="single" w:sz="8" w:space="10" w:color="BFBFBF"/>
          <w:bottom w:val="single" w:sz="8" w:space="6" w:color="BFBFBF"/>
          <w:right w:val="single" w:sz="8" w:space="10" w:color="BFBFBF"/>
        </w:pBdr>
        <w:shd w:val="clear" w:color="auto" w:fill="F2F2F2"/>
        <w:spacing w:before="0" w:beforeAutospacing="0" w:after="0" w:afterAutospacing="0"/>
        <w:textAlignment w:val="baseline"/>
        <w:rPr>
          <w:rFonts w:asciiTheme="minorHAnsi" w:hAnsiTheme="minorHAnsi" w:cs="Segoe UI"/>
          <w:i/>
          <w:sz w:val="18"/>
          <w:szCs w:val="18"/>
        </w:rPr>
      </w:pPr>
      <w:r>
        <w:rPr>
          <w:rStyle w:val="normaltextrun"/>
          <w:rFonts w:asciiTheme="minorHAnsi" w:hAnsiTheme="minorHAnsi" w:cs="Segoe UI"/>
          <w:b/>
          <w:i/>
          <w:sz w:val="22"/>
          <w:szCs w:val="22"/>
        </w:rPr>
        <w:t>Legislation effects (from BCHD)</w:t>
      </w:r>
      <w:r>
        <w:rPr>
          <w:rStyle w:val="normaltextrun"/>
          <w:rFonts w:asciiTheme="minorHAnsi" w:hAnsiTheme="minorHAnsi" w:cs="Segoe UI"/>
          <w:i/>
          <w:sz w:val="22"/>
          <w:szCs w:val="22"/>
        </w:rPr>
        <w:t>: </w:t>
      </w:r>
      <w:r>
        <w:rPr>
          <w:rStyle w:val="eop"/>
          <w:rFonts w:asciiTheme="minorHAnsi" w:hAnsiTheme="minorHAnsi" w:cs="Segoe UI"/>
          <w:i/>
          <w:sz w:val="22"/>
          <w:szCs w:val="22"/>
        </w:rPr>
        <w:t> </w:t>
      </w:r>
    </w:p>
    <w:p w14:paraId="18F146B3" w14:textId="77777777" w:rsidR="00A121D1" w:rsidRDefault="00A121D1" w:rsidP="00A121D1">
      <w:pPr>
        <w:pStyle w:val="paragraph"/>
        <w:numPr>
          <w:ilvl w:val="0"/>
          <w:numId w:val="66"/>
        </w:numPr>
        <w:pBdr>
          <w:top w:val="single" w:sz="8" w:space="6" w:color="BFBFBF"/>
          <w:left w:val="single" w:sz="8" w:space="10" w:color="BFBFBF"/>
          <w:bottom w:val="single" w:sz="8" w:space="6" w:color="BFBFBF"/>
          <w:right w:val="single" w:sz="8" w:space="10" w:color="BFBFBF"/>
        </w:pBdr>
        <w:shd w:val="clear" w:color="auto" w:fill="F2F2F2"/>
        <w:spacing w:before="0" w:beforeAutospacing="0" w:after="0" w:afterAutospacing="0"/>
        <w:textAlignment w:val="baseline"/>
        <w:rPr>
          <w:rStyle w:val="eop"/>
          <w:rFonts w:asciiTheme="minorHAnsi" w:hAnsiTheme="minorHAnsi" w:cs="Segoe UI"/>
          <w:i/>
          <w:sz w:val="22"/>
          <w:szCs w:val="22"/>
        </w:rPr>
      </w:pPr>
      <w:r>
        <w:rPr>
          <w:rStyle w:val="normaltextrun"/>
          <w:rFonts w:asciiTheme="minorHAnsi" w:hAnsiTheme="minorHAnsi" w:cs="Segoe UI"/>
          <w:i/>
          <w:sz w:val="22"/>
          <w:szCs w:val="22"/>
        </w:rPr>
        <w:t>Laws and policies causing reduction in access to care will likely have a negative impact on health outcomes.</w:t>
      </w:r>
      <w:r>
        <w:rPr>
          <w:rStyle w:val="eop"/>
          <w:rFonts w:asciiTheme="minorHAnsi" w:hAnsiTheme="minorHAnsi" w:cs="Segoe UI"/>
          <w:i/>
          <w:sz w:val="22"/>
          <w:szCs w:val="22"/>
        </w:rPr>
        <w:t> </w:t>
      </w:r>
    </w:p>
    <w:p w14:paraId="37C24296" w14:textId="77777777" w:rsidR="003824DA" w:rsidRPr="00D83E21" w:rsidRDefault="003824DA" w:rsidP="003824DA">
      <w:pPr>
        <w:pStyle w:val="paragraph"/>
        <w:spacing w:before="0" w:beforeAutospacing="0" w:after="0" w:afterAutospacing="0"/>
        <w:ind w:left="720"/>
        <w:textAlignment w:val="baseline"/>
        <w:rPr>
          <w:rFonts w:asciiTheme="minorHAnsi" w:hAnsiTheme="minorHAnsi" w:cs="Segoe UI"/>
          <w:i/>
          <w:sz w:val="22"/>
          <w:szCs w:val="22"/>
        </w:rPr>
      </w:pPr>
    </w:p>
    <w:p w14:paraId="02D48D6B" w14:textId="77777777" w:rsidR="0021630A" w:rsidRDefault="0021630A" w:rsidP="00A243A0">
      <w:pPr>
        <w:pStyle w:val="Heading2"/>
      </w:pPr>
      <w:bookmarkStart w:id="89" w:name="_Toc233365946"/>
      <w:r>
        <w:t>SECTION 5 — Data &amp; Reporting Readiness</w:t>
      </w:r>
      <w:bookmarkEnd w:id="89"/>
    </w:p>
    <w:p w14:paraId="2F420442" w14:textId="2B94ED35" w:rsidR="0021630A" w:rsidRDefault="0095341F" w:rsidP="00A243A0">
      <w:pPr>
        <w:pStyle w:val="Heading3"/>
      </w:pPr>
      <w:bookmarkStart w:id="90" w:name="_Toc233365947"/>
      <w:r>
        <w:t>Key Personnel</w:t>
      </w:r>
      <w:bookmarkEnd w:id="90"/>
    </w:p>
    <w:p w14:paraId="12AA2F46" w14:textId="38C2A4F9" w:rsidR="0021630A" w:rsidRDefault="0021630A" w:rsidP="00A243A0">
      <w:pPr>
        <w:pStyle w:val="Heading4"/>
      </w:pPr>
      <w:r>
        <w:rPr>
          <w:rFonts w:ascii="Segoe UI Emoji" w:hAnsi="Segoe UI Emoji" w:cs="Segoe UI Emoji"/>
        </w:rPr>
        <w:t>📘</w:t>
      </w:r>
      <w:r>
        <w:t xml:space="preserve"> Definition</w:t>
      </w:r>
    </w:p>
    <w:p w14:paraId="25E44C00" w14:textId="77777777" w:rsidR="0021630A" w:rsidRDefault="0021630A" w:rsidP="0021630A">
      <w:r>
        <w:t>Identify the names and titles of the people responsible for collecting and calculating the data in your plan. This could be identified by service.</w:t>
      </w:r>
    </w:p>
    <w:p w14:paraId="41C4FC2C" w14:textId="73B5C0EB" w:rsidR="002613A8" w:rsidRDefault="002613A8" w:rsidP="00A243A0">
      <w:pPr>
        <w:pStyle w:val="Heading4"/>
      </w:pPr>
      <w:r>
        <w:rPr>
          <w:rFonts w:ascii="Segoe UI Emoji" w:hAnsi="Segoe UI Emoji" w:cs="Segoe UI Emoji"/>
          <w:b/>
          <w:color w:val="00B050"/>
        </w:rPr>
        <w:t>✅</w:t>
      </w:r>
      <w:r>
        <w:rPr>
          <w:b/>
          <w:color w:val="00B050"/>
        </w:rPr>
        <w:t xml:space="preserve"> What a Strong Submission Looks Like</w:t>
      </w:r>
      <w:r>
        <w:t xml:space="preserve"> </w:t>
      </w:r>
    </w:p>
    <w:p w14:paraId="13BA8874" w14:textId="33077123" w:rsidR="0021630A" w:rsidRPr="0021630A" w:rsidRDefault="0021630A">
      <w:r>
        <w:t>Clearly accountable data stewards who are knowledgeable about the data are identified by name or role</w:t>
      </w:r>
      <w:r w:rsidR="00C274C9">
        <w:t>.</w:t>
      </w:r>
    </w:p>
    <w:p w14:paraId="677C4821" w14:textId="45E934F3" w:rsidR="00846D1B" w:rsidRDefault="00846D1B">
      <w:pPr>
        <w:pBdr>
          <w:top w:val="single" w:sz="8" w:space="6" w:color="BFBFBF"/>
          <w:left w:val="single" w:sz="8" w:space="10" w:color="BFBFBF"/>
          <w:bottom w:val="single" w:sz="8" w:space="6" w:color="BFBFBF"/>
          <w:right w:val="single" w:sz="8" w:space="10" w:color="BFBFBF"/>
        </w:pBdr>
        <w:shd w:val="clear" w:color="auto" w:fill="F2F2F2"/>
      </w:pPr>
      <w:r>
        <w:rPr>
          <w:rFonts w:ascii="Segoe UI Emoji" w:hAnsi="Segoe UI Emoji" w:cs="Segoe UI Emoji"/>
        </w:rPr>
        <w:t xml:space="preserve">💡 </w:t>
      </w:r>
      <w:r>
        <w:rPr>
          <w:rFonts w:asciiTheme="majorHAnsi" w:eastAsiaTheme="majorEastAsia" w:hAnsiTheme="majorHAnsi" w:cstheme="majorBidi"/>
          <w:b/>
          <w:bCs/>
          <w:i/>
          <w:iCs/>
          <w:color w:val="4472C4" w:themeColor="accent1"/>
        </w:rPr>
        <w:t xml:space="preserve">Example: Mayor’s Office of Neighborhood Safety and Engagement </w:t>
      </w:r>
    </w:p>
    <w:p w14:paraId="5B17B489" w14:textId="77777777" w:rsidR="00846D1B" w:rsidRPr="00846D1B" w:rsidRDefault="00846D1B" w:rsidP="00846D1B">
      <w:pPr>
        <w:pStyle w:val="ListParagraph"/>
        <w:numPr>
          <w:ilvl w:val="0"/>
          <w:numId w:val="67"/>
        </w:numPr>
        <w:pBdr>
          <w:top w:val="single" w:sz="8" w:space="6" w:color="BFBFBF"/>
          <w:left w:val="single" w:sz="8" w:space="10" w:color="BFBFBF"/>
          <w:bottom w:val="single" w:sz="8" w:space="6" w:color="BFBFBF"/>
          <w:right w:val="single" w:sz="8" w:space="10" w:color="BFBFBF"/>
        </w:pBdr>
        <w:shd w:val="clear" w:color="auto" w:fill="F2F2F2"/>
      </w:pPr>
      <w:r>
        <w:t>Data Analytics, Chief - Case Management System, Reporting flow </w:t>
      </w:r>
    </w:p>
    <w:p w14:paraId="3775C78F" w14:textId="77777777" w:rsidR="00846D1B" w:rsidRPr="00846D1B" w:rsidRDefault="00846D1B" w:rsidP="00846D1B">
      <w:pPr>
        <w:pStyle w:val="ListParagraph"/>
        <w:numPr>
          <w:ilvl w:val="0"/>
          <w:numId w:val="67"/>
        </w:numPr>
        <w:pBdr>
          <w:top w:val="single" w:sz="8" w:space="6" w:color="BFBFBF"/>
          <w:left w:val="single" w:sz="8" w:space="10" w:color="BFBFBF"/>
          <w:bottom w:val="single" w:sz="8" w:space="6" w:color="BFBFBF"/>
          <w:right w:val="single" w:sz="8" w:space="10" w:color="BFBFBF"/>
        </w:pBdr>
        <w:shd w:val="clear" w:color="auto" w:fill="F2F2F2"/>
      </w:pPr>
      <w:r>
        <w:t>Group Violence Reduction Strategy, Chief – Group Violence Reduction Strategy (SRV0924) data quality and reporting </w:t>
      </w:r>
    </w:p>
    <w:p w14:paraId="3C757FFB" w14:textId="77777777" w:rsidR="00846D1B" w:rsidRPr="00846D1B" w:rsidRDefault="00846D1B" w:rsidP="00846D1B">
      <w:pPr>
        <w:pStyle w:val="ListParagraph"/>
        <w:numPr>
          <w:ilvl w:val="0"/>
          <w:numId w:val="67"/>
        </w:numPr>
        <w:pBdr>
          <w:top w:val="single" w:sz="8" w:space="6" w:color="BFBFBF"/>
          <w:left w:val="single" w:sz="8" w:space="10" w:color="BFBFBF"/>
          <w:bottom w:val="single" w:sz="8" w:space="6" w:color="BFBFBF"/>
          <w:right w:val="single" w:sz="8" w:space="10" w:color="BFBFBF"/>
        </w:pBdr>
        <w:shd w:val="clear" w:color="auto" w:fill="F2F2F2"/>
      </w:pPr>
      <w:r>
        <w:t>Victim Services, Chief - SRV0925 data quality and reporting </w:t>
      </w:r>
    </w:p>
    <w:p w14:paraId="02BBA185" w14:textId="77777777" w:rsidR="00846D1B" w:rsidRPr="00846D1B" w:rsidRDefault="00846D1B" w:rsidP="00846D1B">
      <w:pPr>
        <w:pStyle w:val="ListParagraph"/>
        <w:numPr>
          <w:ilvl w:val="0"/>
          <w:numId w:val="67"/>
        </w:numPr>
        <w:pBdr>
          <w:top w:val="single" w:sz="8" w:space="6" w:color="BFBFBF"/>
          <w:left w:val="single" w:sz="8" w:space="10" w:color="BFBFBF"/>
          <w:bottom w:val="single" w:sz="8" w:space="6" w:color="BFBFBF"/>
          <w:right w:val="single" w:sz="8" w:space="10" w:color="BFBFBF"/>
        </w:pBdr>
        <w:shd w:val="clear" w:color="auto" w:fill="F2F2F2"/>
      </w:pPr>
      <w:r>
        <w:t>Community, Engagement and Opportunity, Chief - SRV0926, SRV0927 data quality and reporting </w:t>
      </w:r>
    </w:p>
    <w:p w14:paraId="7FF86715" w14:textId="1317841A" w:rsidR="00C26303" w:rsidRPr="0021630A" w:rsidRDefault="00846D1B" w:rsidP="00D83E21">
      <w:pPr>
        <w:pStyle w:val="ListParagraph"/>
        <w:numPr>
          <w:ilvl w:val="0"/>
          <w:numId w:val="67"/>
        </w:numPr>
        <w:pBdr>
          <w:top w:val="single" w:sz="8" w:space="6" w:color="BFBFBF"/>
          <w:left w:val="single" w:sz="8" w:space="10" w:color="BFBFBF"/>
          <w:bottom w:val="single" w:sz="8" w:space="6" w:color="BFBFBF"/>
          <w:right w:val="single" w:sz="8" w:space="10" w:color="BFBFBF"/>
        </w:pBdr>
        <w:shd w:val="clear" w:color="auto" w:fill="F2F2F2"/>
      </w:pPr>
      <w:r>
        <w:t>Community Violence Intervention, Chief – Community Violence Interruption (SRV0924) data quality and reporting </w:t>
      </w:r>
    </w:p>
    <w:p w14:paraId="523178DE" w14:textId="7B73B2FD" w:rsidR="00372302" w:rsidRDefault="6AC97638" w:rsidP="00D83E21">
      <w:pPr>
        <w:pStyle w:val="Heading2"/>
      </w:pPr>
      <w:bookmarkStart w:id="91" w:name="_Toc233365948"/>
      <w:commentRangeStart w:id="92"/>
      <w:r>
        <w:t>About Measure Validation</w:t>
      </w:r>
      <w:bookmarkEnd w:id="91"/>
      <w:commentRangeEnd w:id="92"/>
      <w:r w:rsidR="0021630A">
        <w:rPr>
          <w:rStyle w:val="CommentReference"/>
          <w:sz w:val="26"/>
          <w:szCs w:val="26"/>
        </w:rPr>
        <w:commentReference w:id="92"/>
      </w:r>
    </w:p>
    <w:p w14:paraId="7F7E017D" w14:textId="304A445B" w:rsidR="00895088" w:rsidRDefault="00A236B8" w:rsidP="00D83E21">
      <w:pPr>
        <w:pStyle w:val="Heading3"/>
      </w:pPr>
      <w:bookmarkStart w:id="93" w:name="_Toc233012690"/>
      <w:bookmarkStart w:id="94" w:name="_Toc233012884"/>
      <w:bookmarkStart w:id="95" w:name="_Toc233365949"/>
      <w:r>
        <w:t>Measure Validation Elements</w:t>
      </w:r>
      <w:bookmarkEnd w:id="93"/>
      <w:bookmarkEnd w:id="94"/>
      <w:bookmarkEnd w:id="95"/>
    </w:p>
    <w:p w14:paraId="7304B711" w14:textId="322CBF06" w:rsidR="009153AF" w:rsidRPr="000327B5" w:rsidRDefault="00A236B8">
      <w:r>
        <w:t>Each measure used in an agency performance plan must be validated in the application. The following elements must be submitted for each measure</w:t>
      </w:r>
    </w:p>
    <w:tbl>
      <w:tblPr>
        <w:tblStyle w:val="GridTable4-Accent1"/>
        <w:tblW w:w="10800" w:type="dxa"/>
        <w:tblLook w:val="04A0" w:firstRow="1" w:lastRow="0" w:firstColumn="1" w:lastColumn="0" w:noHBand="0" w:noVBand="1"/>
      </w:tblPr>
      <w:tblGrid>
        <w:gridCol w:w="2652"/>
        <w:gridCol w:w="8148"/>
      </w:tblGrid>
      <w:tr w:rsidR="00986950" w:rsidRPr="004823BD" w14:paraId="4603E2EE" w14:textId="77777777" w:rsidTr="00D83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37F57EBD" w14:textId="77777777" w:rsidR="00986950" w:rsidRPr="004823BD" w:rsidRDefault="00986950" w:rsidP="00C23956">
            <w:pPr>
              <w:rPr>
                <w:rFonts w:asciiTheme="majorHAnsi" w:hAnsiTheme="majorHAnsi" w:cstheme="majorHAnsi"/>
                <w:b w:val="0"/>
                <w:color w:val="E7E6E6" w:themeColor="background2"/>
              </w:rPr>
            </w:pPr>
            <w:r>
              <w:rPr>
                <w:rFonts w:asciiTheme="majorHAnsi" w:hAnsiTheme="majorHAnsi" w:cstheme="majorHAnsi"/>
                <w:b w:val="0"/>
                <w:color w:val="E7E6E6" w:themeColor="background2"/>
              </w:rPr>
              <w:t>Item</w:t>
            </w:r>
          </w:p>
        </w:tc>
        <w:tc>
          <w:tcPr>
            <w:tcW w:w="8148" w:type="dxa"/>
          </w:tcPr>
          <w:p w14:paraId="600BF6B2" w14:textId="77777777" w:rsidR="00986950" w:rsidRPr="004823BD" w:rsidRDefault="00986950" w:rsidP="00C2395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Definition</w:t>
            </w:r>
          </w:p>
        </w:tc>
      </w:tr>
      <w:tr w:rsidR="006A5296" w:rsidRPr="005F3EA9" w14:paraId="5BD5E5DC"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1E259D41" w14:textId="21265E26" w:rsidR="006A5296" w:rsidRPr="009B41E8" w:rsidRDefault="006A5296" w:rsidP="006A5296">
            <w:pPr>
              <w:rPr>
                <w:rFonts w:asciiTheme="majorHAnsi" w:hAnsiTheme="majorHAnsi" w:cstheme="majorBidi"/>
                <w:b w:val="0"/>
                <w:bCs w:val="0"/>
                <w:i/>
                <w:iCs/>
              </w:rPr>
            </w:pPr>
            <w:r>
              <w:rPr>
                <w:rFonts w:ascii="Calibri" w:hAnsi="Calibri" w:cs="Calibri"/>
                <w:b w:val="0"/>
                <w:bCs w:val="0"/>
                <w:color w:val="000000"/>
              </w:rPr>
              <w:t>Measure Level</w:t>
            </w:r>
          </w:p>
        </w:tc>
        <w:tc>
          <w:tcPr>
            <w:tcW w:w="8148" w:type="dxa"/>
          </w:tcPr>
          <w:p w14:paraId="240E8375" w14:textId="5AF9A419"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Agency, or Service</w:t>
            </w:r>
          </w:p>
        </w:tc>
      </w:tr>
      <w:tr w:rsidR="006A5296" w:rsidRPr="00E61AFC" w14:paraId="162E659A"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37E01844" w14:textId="288C37DB"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City Pillar</w:t>
            </w:r>
          </w:p>
        </w:tc>
        <w:tc>
          <w:tcPr>
            <w:tcW w:w="8148" w:type="dxa"/>
          </w:tcPr>
          <w:p w14:paraId="2B0FBF66" w14:textId="212200AC" w:rsidR="006A5296" w:rsidRPr="00E61AFC"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 xml:space="preserve">Which City Pillar is the Service or Goal connected to? </w:t>
            </w:r>
          </w:p>
        </w:tc>
      </w:tr>
      <w:tr w:rsidR="006A5296" w:rsidRPr="005F3EA9" w14:paraId="27F4B9AF"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0CFC8B9B" w14:textId="230168AC"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Service</w:t>
            </w:r>
          </w:p>
        </w:tc>
        <w:tc>
          <w:tcPr>
            <w:tcW w:w="8148" w:type="dxa"/>
          </w:tcPr>
          <w:p w14:paraId="4F8477CC" w14:textId="4CFBB6B8"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Which service is this metric connected to? If any. (note: only complete if a Service Metric)</w:t>
            </w:r>
          </w:p>
        </w:tc>
      </w:tr>
      <w:tr w:rsidR="006A5296" w:rsidRPr="005F3EA9" w14:paraId="7731A91C"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7284299D" w14:textId="4F03C982"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Agency Goal</w:t>
            </w:r>
          </w:p>
        </w:tc>
        <w:tc>
          <w:tcPr>
            <w:tcW w:w="8148" w:type="dxa"/>
          </w:tcPr>
          <w:p w14:paraId="533D7155" w14:textId="096E124B" w:rsidR="006A5296" w:rsidRPr="005F3EA9"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Which Agency Goal is this KPI connected to?  (note: only complete if an agency metric)</w:t>
            </w:r>
          </w:p>
        </w:tc>
      </w:tr>
      <w:tr w:rsidR="006A5296" w:rsidRPr="005F3EA9" w14:paraId="70317C88"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47319234" w14:textId="108D5B8C"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Measure Title</w:t>
            </w:r>
          </w:p>
        </w:tc>
        <w:tc>
          <w:tcPr>
            <w:tcW w:w="8148" w:type="dxa"/>
          </w:tcPr>
          <w:p w14:paraId="53C2B89F" w14:textId="1A3950FC"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Name of the measure</w:t>
            </w:r>
          </w:p>
        </w:tc>
      </w:tr>
      <w:tr w:rsidR="006A5296" w:rsidRPr="005F3EA9" w14:paraId="7E641EF1"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35836644" w14:textId="370A75C4"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Measure Type</w:t>
            </w:r>
          </w:p>
        </w:tc>
        <w:tc>
          <w:tcPr>
            <w:tcW w:w="8148" w:type="dxa"/>
          </w:tcPr>
          <w:p w14:paraId="0CF71819" w14:textId="11B7FBDF" w:rsidR="006A5296" w:rsidRPr="005F3EA9"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Output, efficiency, effectiveness, outcome</w:t>
            </w:r>
          </w:p>
        </w:tc>
      </w:tr>
      <w:tr w:rsidR="006A5296" w:rsidRPr="005F3EA9" w14:paraId="580D18D5"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6203F5AA" w14:textId="79B6DB0D"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Measure Description</w:t>
            </w:r>
          </w:p>
        </w:tc>
        <w:tc>
          <w:tcPr>
            <w:tcW w:w="8148" w:type="dxa"/>
          </w:tcPr>
          <w:p w14:paraId="4CF46D2C" w14:textId="29F61991" w:rsidR="006A5296" w:rsidRPr="005F3EA9" w:rsidRDefault="0072783B"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What exactly are you measuring? Include any key definitions.</w:t>
            </w:r>
          </w:p>
        </w:tc>
      </w:tr>
      <w:tr w:rsidR="006A5296" w:rsidRPr="005F3EA9" w14:paraId="778ADFA3"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097E9A25" w14:textId="1BEDDCE1"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Data Source</w:t>
            </w:r>
          </w:p>
        </w:tc>
        <w:tc>
          <w:tcPr>
            <w:tcW w:w="8148" w:type="dxa"/>
          </w:tcPr>
          <w:p w14:paraId="58EC2D18" w14:textId="7CBB7A81" w:rsidR="006A5296" w:rsidRPr="005F3EA9"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Specific, include the exact file or system name. Do NOT say 'CitiStat Template' or 'Agency Tracking Document'.</w:t>
            </w:r>
          </w:p>
        </w:tc>
      </w:tr>
      <w:tr w:rsidR="006A5296" w:rsidRPr="005F3EA9" w14:paraId="09B1A37B"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25B25BF7" w14:textId="0F998145"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Data Owner/Steward</w:t>
            </w:r>
          </w:p>
        </w:tc>
        <w:tc>
          <w:tcPr>
            <w:tcW w:w="8148" w:type="dxa"/>
          </w:tcPr>
          <w:p w14:paraId="467ECE00" w14:textId="1FA894D3"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Who has access to the data and will report on it</w:t>
            </w:r>
          </w:p>
        </w:tc>
      </w:tr>
      <w:tr w:rsidR="006A5296" w:rsidRPr="005F3EA9" w14:paraId="3A0AF158"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7ED9521D" w14:textId="34462890"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Update Frequency</w:t>
            </w:r>
          </w:p>
        </w:tc>
        <w:tc>
          <w:tcPr>
            <w:tcW w:w="8148" w:type="dxa"/>
          </w:tcPr>
          <w:p w14:paraId="723017B8" w14:textId="4B455E2B" w:rsidR="006A5296" w:rsidRPr="005F3EA9"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Specific, e.g., live, weekly, monthly, annually</w:t>
            </w:r>
          </w:p>
        </w:tc>
      </w:tr>
      <w:tr w:rsidR="006A5296" w:rsidRPr="005F3EA9" w14:paraId="45A574A6"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50D98E6A" w14:textId="3D41B8FC"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Context Required</w:t>
            </w:r>
          </w:p>
        </w:tc>
        <w:tc>
          <w:tcPr>
            <w:tcW w:w="8148" w:type="dxa"/>
          </w:tcPr>
          <w:p w14:paraId="4539635B" w14:textId="40A0E7B8"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What additional subject matter knowledge is required to understand the metric?</w:t>
            </w:r>
          </w:p>
        </w:tc>
      </w:tr>
      <w:tr w:rsidR="006A5296" w:rsidRPr="005F3EA9" w14:paraId="64815131"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7778CEEE" w14:textId="64248C50"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Location</w:t>
            </w:r>
          </w:p>
        </w:tc>
        <w:tc>
          <w:tcPr>
            <w:tcW w:w="8148" w:type="dxa"/>
          </w:tcPr>
          <w:p w14:paraId="70A77D5D" w14:textId="361932EB" w:rsidR="006A5296" w:rsidRPr="005F3EA9"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Where are the data stored? In addition to the system, state the exact report or table name. From this cell, an external analyst should be able to identify the exact location of the report. (311 system, etc.)</w:t>
            </w:r>
          </w:p>
        </w:tc>
      </w:tr>
      <w:tr w:rsidR="006A5296" w:rsidRPr="005F3EA9" w14:paraId="26067559"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5014C11B" w14:textId="34A22719"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Method of Collection</w:t>
            </w:r>
          </w:p>
        </w:tc>
        <w:tc>
          <w:tcPr>
            <w:tcW w:w="8148" w:type="dxa"/>
          </w:tcPr>
          <w:p w14:paraId="47410FC3" w14:textId="1FFA49E9"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Who, what, where, when, and how do you collect the underlying data? </w:t>
            </w:r>
          </w:p>
        </w:tc>
      </w:tr>
      <w:tr w:rsidR="006A5296" w:rsidRPr="005F3EA9" w14:paraId="342B7BCC"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60D09213" w14:textId="07BDFF1C"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Measure Formula</w:t>
            </w:r>
          </w:p>
        </w:tc>
        <w:tc>
          <w:tcPr>
            <w:tcW w:w="8148" w:type="dxa"/>
          </w:tcPr>
          <w:p w14:paraId="3C80CC54" w14:textId="68CC9BD3" w:rsidR="006A5296" w:rsidRPr="005F3EA9" w:rsidRDefault="006A5296" w:rsidP="006A52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Calibri" w:hAnsi="Calibri" w:cs="Calibri"/>
                <w:color w:val="000000"/>
              </w:rPr>
              <w:t>Include numerator and denominator explicitly</w:t>
            </w:r>
          </w:p>
        </w:tc>
      </w:tr>
      <w:tr w:rsidR="006A5296" w:rsidRPr="005F3EA9" w14:paraId="7ACDD491"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03390D51" w14:textId="0F9F987C" w:rsidR="006A5296" w:rsidRPr="009B41E8" w:rsidRDefault="006A5296" w:rsidP="006A5296">
            <w:pPr>
              <w:rPr>
                <w:rFonts w:asciiTheme="majorHAnsi" w:hAnsiTheme="majorHAnsi" w:cstheme="majorBidi"/>
                <w:b w:val="0"/>
                <w:bCs w:val="0"/>
              </w:rPr>
            </w:pPr>
            <w:r>
              <w:rPr>
                <w:rFonts w:ascii="Calibri" w:hAnsi="Calibri" w:cs="Calibri"/>
                <w:b w:val="0"/>
                <w:bCs w:val="0"/>
                <w:color w:val="000000"/>
              </w:rPr>
              <w:t>Desired Outcome</w:t>
            </w:r>
          </w:p>
        </w:tc>
        <w:tc>
          <w:tcPr>
            <w:tcW w:w="8148" w:type="dxa"/>
          </w:tcPr>
          <w:p w14:paraId="3EC0857D" w14:textId="15A0FF99" w:rsidR="006A5296" w:rsidRPr="005F3EA9" w:rsidRDefault="006A5296" w:rsidP="006A529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Calibri" w:hAnsi="Calibri" w:cs="Calibri"/>
                <w:color w:val="000000"/>
              </w:rPr>
              <w:t>Increase/Decrease</w:t>
            </w:r>
          </w:p>
        </w:tc>
      </w:tr>
      <w:tr w:rsidR="006A5296" w:rsidRPr="005F3EA9" w14:paraId="74274750"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42D726F2" w14:textId="137437A8" w:rsidR="006A5296" w:rsidRDefault="006A5296" w:rsidP="006A5296">
            <w:pPr>
              <w:rPr>
                <w:rFonts w:ascii="Calibri" w:hAnsi="Calibri" w:cs="Calibri"/>
                <w:b w:val="0"/>
                <w:bCs w:val="0"/>
                <w:color w:val="000000"/>
              </w:rPr>
            </w:pPr>
            <w:r>
              <w:rPr>
                <w:rFonts w:ascii="Calibri" w:hAnsi="Calibri" w:cs="Calibri"/>
                <w:b w:val="0"/>
                <w:bCs w:val="0"/>
                <w:color w:val="000000"/>
              </w:rPr>
              <w:t>Disaggregation</w:t>
            </w:r>
          </w:p>
        </w:tc>
        <w:tc>
          <w:tcPr>
            <w:tcW w:w="8148" w:type="dxa"/>
          </w:tcPr>
          <w:p w14:paraId="52FDF831" w14:textId="3898DD36" w:rsidR="006A5296" w:rsidRDefault="006A5296" w:rsidP="006A529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Calibri" w:hAnsi="Calibri" w:cs="Calibri"/>
                <w:color w:val="000000"/>
              </w:rPr>
              <w:t>Can it be broken down by groups (geography, race, etc.)?</w:t>
            </w:r>
          </w:p>
        </w:tc>
      </w:tr>
      <w:tr w:rsidR="006A5296" w:rsidRPr="005F3EA9" w14:paraId="3031C7F0"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486AF563" w14:textId="6C87D403" w:rsidR="006A5296" w:rsidRDefault="006A5296" w:rsidP="006A5296">
            <w:pPr>
              <w:rPr>
                <w:rFonts w:ascii="Calibri" w:hAnsi="Calibri" w:cs="Calibri"/>
                <w:b w:val="0"/>
                <w:bCs w:val="0"/>
                <w:color w:val="000000"/>
              </w:rPr>
            </w:pPr>
            <w:r>
              <w:rPr>
                <w:rFonts w:ascii="Calibri" w:hAnsi="Calibri" w:cs="Calibri"/>
                <w:b w:val="0"/>
                <w:bCs w:val="0"/>
                <w:color w:val="000000"/>
              </w:rPr>
              <w:t>How is the data used?</w:t>
            </w:r>
          </w:p>
        </w:tc>
        <w:tc>
          <w:tcPr>
            <w:tcW w:w="8148" w:type="dxa"/>
          </w:tcPr>
          <w:p w14:paraId="4A54BF0A" w14:textId="5B6B362F" w:rsidR="006A5296" w:rsidRDefault="006A5296" w:rsidP="006A529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Calibri" w:hAnsi="Calibri" w:cs="Calibri"/>
                <w:color w:val="000000"/>
              </w:rPr>
              <w:t>If the measure changes over time, can it be used as a reliable barometer for specific operations? </w:t>
            </w:r>
          </w:p>
        </w:tc>
      </w:tr>
      <w:tr w:rsidR="006A5296" w:rsidRPr="005F3EA9" w14:paraId="1BE415ED"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1EBB60FD" w14:textId="31DD68D5" w:rsidR="006A5296" w:rsidRDefault="006A5296" w:rsidP="006A5296">
            <w:pPr>
              <w:rPr>
                <w:rFonts w:ascii="Calibri" w:hAnsi="Calibri" w:cs="Calibri"/>
                <w:b w:val="0"/>
                <w:bCs w:val="0"/>
                <w:color w:val="000000"/>
              </w:rPr>
            </w:pPr>
            <w:r>
              <w:rPr>
                <w:rFonts w:ascii="Calibri" w:hAnsi="Calibri" w:cs="Calibri"/>
                <w:b w:val="0"/>
                <w:bCs w:val="0"/>
                <w:color w:val="000000"/>
              </w:rPr>
              <w:t>Why is it meaningful?</w:t>
            </w:r>
          </w:p>
        </w:tc>
        <w:tc>
          <w:tcPr>
            <w:tcW w:w="8148" w:type="dxa"/>
          </w:tcPr>
          <w:p w14:paraId="15849F68" w14:textId="3B0A938C" w:rsidR="006A5296" w:rsidRDefault="006A5296" w:rsidP="006A529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Calibri" w:hAnsi="Calibri" w:cs="Calibri"/>
                <w:color w:val="000000"/>
              </w:rPr>
              <w:t>How does this measure inform operations?</w:t>
            </w:r>
          </w:p>
        </w:tc>
      </w:tr>
      <w:tr w:rsidR="006A5296" w:rsidRPr="005F3EA9" w14:paraId="3ADF7D0A"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670F730B" w14:textId="160B8308" w:rsidR="006A5296" w:rsidRDefault="006A5296" w:rsidP="006A5296">
            <w:pPr>
              <w:rPr>
                <w:rFonts w:ascii="Calibri" w:hAnsi="Calibri" w:cs="Calibri"/>
                <w:b w:val="0"/>
                <w:bCs w:val="0"/>
                <w:color w:val="000000"/>
              </w:rPr>
            </w:pPr>
            <w:r>
              <w:rPr>
                <w:rFonts w:ascii="Calibri" w:hAnsi="Calibri" w:cs="Calibri"/>
                <w:b w:val="0"/>
                <w:bCs w:val="0"/>
                <w:color w:val="000000"/>
              </w:rPr>
              <w:t>Proxy</w:t>
            </w:r>
          </w:p>
        </w:tc>
        <w:tc>
          <w:tcPr>
            <w:tcW w:w="8148" w:type="dxa"/>
          </w:tcPr>
          <w:p w14:paraId="56BD652E" w14:textId="1FCB3FF9" w:rsidR="006A5296" w:rsidRDefault="006A5296" w:rsidP="006A529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Calibri" w:hAnsi="Calibri" w:cs="Calibri"/>
                <w:color w:val="000000"/>
              </w:rPr>
              <w:t>If not available monthly, what is used instead?</w:t>
            </w:r>
          </w:p>
        </w:tc>
      </w:tr>
      <w:tr w:rsidR="006A5296" w:rsidRPr="005F3EA9" w14:paraId="7ADED1B2"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6A8FF5DA" w14:textId="52AE809A" w:rsidR="006A5296" w:rsidRDefault="006A5296" w:rsidP="006A5296">
            <w:pPr>
              <w:rPr>
                <w:rFonts w:ascii="Calibri" w:hAnsi="Calibri" w:cs="Calibri"/>
                <w:b w:val="0"/>
                <w:bCs w:val="0"/>
                <w:color w:val="000000"/>
              </w:rPr>
            </w:pPr>
            <w:r>
              <w:rPr>
                <w:rFonts w:ascii="Calibri" w:hAnsi="Calibri" w:cs="Calibri"/>
                <w:b w:val="0"/>
                <w:bCs w:val="0"/>
                <w:color w:val="000000"/>
              </w:rPr>
              <w:t>Measurement Improvement</w:t>
            </w:r>
          </w:p>
        </w:tc>
        <w:tc>
          <w:tcPr>
            <w:tcW w:w="8148" w:type="dxa"/>
          </w:tcPr>
          <w:p w14:paraId="2FD78A3B" w14:textId="5361EC54" w:rsidR="006A5296" w:rsidRDefault="006A5296" w:rsidP="006A529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Calibri" w:hAnsi="Calibri" w:cs="Calibri"/>
                <w:color w:val="000000"/>
              </w:rPr>
              <w:t>What is needed to improve collection and cost-benefit?</w:t>
            </w:r>
          </w:p>
        </w:tc>
      </w:tr>
      <w:tr w:rsidR="006A5296" w:rsidRPr="005F3EA9" w14:paraId="3349C80E" w14:textId="77777777" w:rsidTr="00D83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2" w:type="dxa"/>
          </w:tcPr>
          <w:p w14:paraId="77085794" w14:textId="0B8884B7" w:rsidR="006A5296" w:rsidRDefault="006A5296" w:rsidP="006A5296">
            <w:pPr>
              <w:rPr>
                <w:rFonts w:ascii="Calibri" w:hAnsi="Calibri" w:cs="Calibri"/>
                <w:b w:val="0"/>
                <w:bCs w:val="0"/>
                <w:color w:val="000000"/>
              </w:rPr>
            </w:pPr>
            <w:r>
              <w:rPr>
                <w:rFonts w:ascii="Calibri" w:hAnsi="Calibri" w:cs="Calibri"/>
                <w:b w:val="0"/>
                <w:bCs w:val="0"/>
                <w:color w:val="000000"/>
              </w:rPr>
              <w:t>Baseline Value</w:t>
            </w:r>
          </w:p>
        </w:tc>
        <w:tc>
          <w:tcPr>
            <w:tcW w:w="8148" w:type="dxa"/>
          </w:tcPr>
          <w:p w14:paraId="1614B3FE" w14:textId="6EB4272F" w:rsidR="006A5296" w:rsidRDefault="006A5296" w:rsidP="006A529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Calibri" w:hAnsi="Calibri" w:cs="Calibri"/>
                <w:color w:val="000000"/>
              </w:rPr>
              <w:t>Current starting level of the metric (FY26)</w:t>
            </w:r>
          </w:p>
        </w:tc>
      </w:tr>
      <w:tr w:rsidR="006A5296" w:rsidRPr="005F3EA9" w14:paraId="2612FBAD" w14:textId="77777777" w:rsidTr="00D83E21">
        <w:tc>
          <w:tcPr>
            <w:cnfStyle w:val="001000000000" w:firstRow="0" w:lastRow="0" w:firstColumn="1" w:lastColumn="0" w:oddVBand="0" w:evenVBand="0" w:oddHBand="0" w:evenHBand="0" w:firstRowFirstColumn="0" w:firstRowLastColumn="0" w:lastRowFirstColumn="0" w:lastRowLastColumn="0"/>
            <w:tcW w:w="2652" w:type="dxa"/>
          </w:tcPr>
          <w:p w14:paraId="2EDD482A" w14:textId="0F58221F" w:rsidR="006A5296" w:rsidRDefault="006A5296" w:rsidP="006A5296">
            <w:pPr>
              <w:rPr>
                <w:rFonts w:ascii="Calibri" w:hAnsi="Calibri" w:cs="Calibri"/>
                <w:b w:val="0"/>
                <w:bCs w:val="0"/>
                <w:color w:val="000000"/>
              </w:rPr>
            </w:pPr>
            <w:r>
              <w:rPr>
                <w:rFonts w:ascii="Calibri" w:hAnsi="Calibri" w:cs="Calibri"/>
                <w:b w:val="0"/>
                <w:bCs w:val="0"/>
                <w:color w:val="000000"/>
              </w:rPr>
              <w:t>Target Value</w:t>
            </w:r>
          </w:p>
        </w:tc>
        <w:tc>
          <w:tcPr>
            <w:tcW w:w="8148" w:type="dxa"/>
          </w:tcPr>
          <w:p w14:paraId="7A26302C" w14:textId="105019A8" w:rsidR="006A5296" w:rsidRDefault="006A5296" w:rsidP="006A529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Calibri" w:hAnsi="Calibri" w:cs="Calibri"/>
                <w:color w:val="000000"/>
              </w:rPr>
              <w:t>Desired future level of the metric (FY27)</w:t>
            </w:r>
          </w:p>
        </w:tc>
      </w:tr>
    </w:tbl>
    <w:p w14:paraId="5F81851D" w14:textId="77777777" w:rsidR="009B41E8" w:rsidRDefault="009B41E8">
      <w:pPr>
        <w:rPr>
          <w:rFonts w:asciiTheme="majorHAnsi" w:eastAsiaTheme="majorEastAsia" w:hAnsiTheme="majorHAnsi" w:cstheme="majorBidi"/>
          <w:color w:val="1F3763" w:themeColor="accent1" w:themeShade="7F"/>
          <w:sz w:val="24"/>
          <w:szCs w:val="24"/>
        </w:rPr>
      </w:pPr>
    </w:p>
    <w:p w14:paraId="0E99B372" w14:textId="77777777" w:rsidR="007E5E82" w:rsidRDefault="007E5E82" w:rsidP="007E5E82"/>
    <w:p w14:paraId="4355336C" w14:textId="7AE542DD" w:rsidR="00A05B48" w:rsidRDefault="00A05B48" w:rsidP="00D83E21">
      <w:pPr>
        <w:pStyle w:val="Heading1"/>
      </w:pPr>
      <w:bookmarkStart w:id="96" w:name="_Toc233365950"/>
      <w:r>
        <w:t xml:space="preserve">Part III: Submitting Your Performance Plan Via the </w:t>
      </w:r>
      <w:commentRangeStart w:id="97"/>
      <w:commentRangeStart w:id="98"/>
      <w:r>
        <w:t>Application</w:t>
      </w:r>
      <w:bookmarkEnd w:id="96"/>
      <w:commentRangeEnd w:id="97"/>
      <w:r w:rsidR="0038316C">
        <w:rPr>
          <w:rStyle w:val="CommentReference"/>
          <w:sz w:val="32"/>
          <w:szCs w:val="32"/>
        </w:rPr>
        <w:commentReference w:id="97"/>
      </w:r>
      <w:commentRangeEnd w:id="98"/>
      <w:r>
        <w:rPr>
          <w:rStyle w:val="CommentReference"/>
          <w:sz w:val="32"/>
          <w:szCs w:val="32"/>
        </w:rPr>
        <w:commentReference w:id="98"/>
      </w:r>
    </w:p>
    <w:p w14:paraId="7B7C72E7" w14:textId="48431C02" w:rsidR="68650E82" w:rsidRDefault="68650E82"/>
    <w:p w14:paraId="6B298A79" w14:textId="5FF56365" w:rsidR="4E0CE82F" w:rsidRDefault="00FE66B8" w:rsidP="5DE04C44">
      <w:r>
        <w:t>Instructions regarding entering information into the Performance Planning application will be available once the application is completed closer to the training date.</w:t>
      </w:r>
    </w:p>
    <w:p w14:paraId="2B5240CC" w14:textId="47D4B483" w:rsidR="1F8E2C66" w:rsidRDefault="1F8E2C66" w:rsidP="1F8E2C66"/>
    <w:p w14:paraId="090BF5AA" w14:textId="77777777" w:rsidR="0092267D" w:rsidRDefault="5DE04C44">
      <w:pPr>
        <w:sectPr w:rsidR="0092267D" w:rsidSect="00B92F43">
          <w:headerReference w:type="default" r:id="rId19"/>
          <w:footerReference w:type="default" r:id="rId20"/>
          <w:headerReference w:type="first" r:id="rId21"/>
          <w:footerReference w:type="first" r:id="rId22"/>
          <w:pgSz w:w="12240" w:h="15840"/>
          <w:pgMar w:top="720" w:right="720" w:bottom="720" w:left="720" w:header="720" w:footer="720" w:gutter="0"/>
          <w:cols w:space="720"/>
          <w:titlePg/>
          <w:docGrid w:linePitch="360"/>
        </w:sectPr>
      </w:pPr>
      <w:r>
        <w:br w:type="page"/>
      </w:r>
    </w:p>
    <w:p w14:paraId="460F56E1" w14:textId="5542E5AD" w:rsidR="00860188" w:rsidRDefault="0054630D" w:rsidP="00860188">
      <w:pPr>
        <w:pStyle w:val="Heading1"/>
      </w:pPr>
      <w:bookmarkStart w:id="99" w:name="_Toc233012695"/>
      <w:bookmarkStart w:id="100" w:name="_Toc233365951"/>
      <w:r>
        <w:t>Part IV: Resources for Submitting Your Agency Performance Plan</w:t>
      </w:r>
      <w:bookmarkEnd w:id="99"/>
      <w:bookmarkEnd w:id="100"/>
    </w:p>
    <w:p w14:paraId="3233862B" w14:textId="77777777" w:rsidR="007C5BDF" w:rsidRDefault="007C5BDF" w:rsidP="007C5BDF"/>
    <w:p w14:paraId="41370B0A" w14:textId="0271F4EB" w:rsidR="007C5BDF" w:rsidRDefault="007C5BDF" w:rsidP="007C5BDF">
      <w:pPr>
        <w:pStyle w:val="Heading2"/>
      </w:pPr>
      <w:bookmarkStart w:id="101" w:name="_Toc233365952"/>
      <w:r>
        <w:t>Training</w:t>
      </w:r>
      <w:bookmarkEnd w:id="101"/>
    </w:p>
    <w:p w14:paraId="1D5D867F" w14:textId="6CF8BCE1" w:rsidR="00890928" w:rsidRDefault="5793E666" w:rsidP="00227F0B">
      <w:r>
        <w:t>Any agency personnel supporting this work should attend our virtual pre-training (at most 30 minutes) and</w:t>
      </w:r>
      <w:commentRangeStart w:id="102"/>
      <w:commentRangeStart w:id="103"/>
      <w:r w:rsidR="57498D85">
        <w:t xml:space="preserve"> one</w:t>
      </w:r>
      <w:commentRangeEnd w:id="102"/>
      <w:r w:rsidR="00EE0AC0">
        <w:rPr>
          <w:rStyle w:val="CommentReference"/>
          <w:sz w:val="22"/>
          <w:szCs w:val="22"/>
        </w:rPr>
        <w:commentReference w:id="102"/>
      </w:r>
      <w:commentRangeEnd w:id="103"/>
      <w:r w:rsidR="003E0729">
        <w:rPr>
          <w:rStyle w:val="CommentReference"/>
          <w:sz w:val="22"/>
          <w:szCs w:val="22"/>
        </w:rPr>
        <w:commentReference w:id="103"/>
      </w:r>
      <w:r>
        <w:t xml:space="preserve"> in-person training. The trainings are required for your agency performance lead and agency financial officer (AFO). </w:t>
      </w:r>
    </w:p>
    <w:p w14:paraId="064F0470" w14:textId="1390175F" w:rsidR="00A32FCA" w:rsidRDefault="00A32FCA" w:rsidP="00227F0B">
      <w:r>
        <w:t xml:space="preserve">Participants can sign-up for training at: </w:t>
      </w:r>
    </w:p>
    <w:p w14:paraId="5697EE38" w14:textId="3BA690F6" w:rsidR="003B4CE8" w:rsidRDefault="003B4CE8" w:rsidP="00F15111">
      <w:pPr>
        <w:spacing w:after="0" w:line="240" w:lineRule="auto"/>
      </w:pPr>
      <w:r>
        <w:t xml:space="preserve">In-person trainings will be held at the following dates and locations: </w:t>
      </w:r>
    </w:p>
    <w:p w14:paraId="0ECA17CF" w14:textId="77777777" w:rsidR="00F15111" w:rsidRPr="00F15111" w:rsidRDefault="00F15111" w:rsidP="00F15111">
      <w:pPr>
        <w:numPr>
          <w:ilvl w:val="0"/>
          <w:numId w:val="74"/>
        </w:numPr>
        <w:spacing w:after="0" w:line="240" w:lineRule="auto"/>
      </w:pPr>
      <w:r>
        <w:t>Wednesday, July 8 and Thursday, July 9-- War Memorial 9am-1pm</w:t>
      </w:r>
    </w:p>
    <w:p w14:paraId="7A000FB3" w14:textId="77777777" w:rsidR="00F15111" w:rsidRPr="00F15111" w:rsidRDefault="00F15111" w:rsidP="00F15111">
      <w:pPr>
        <w:numPr>
          <w:ilvl w:val="0"/>
          <w:numId w:val="74"/>
        </w:numPr>
        <w:spacing w:after="0" w:line="240" w:lineRule="auto"/>
      </w:pPr>
      <w:r>
        <w:t>Monday, July 13 and Tuesday, July 14—War Memorial 9am-1pm</w:t>
      </w:r>
    </w:p>
    <w:p w14:paraId="6F674C5F" w14:textId="77777777" w:rsidR="00F15111" w:rsidRPr="00F15111" w:rsidRDefault="00F15111" w:rsidP="00F15111">
      <w:pPr>
        <w:numPr>
          <w:ilvl w:val="0"/>
          <w:numId w:val="74"/>
        </w:numPr>
        <w:spacing w:after="0" w:line="240" w:lineRule="auto"/>
      </w:pPr>
      <w:r>
        <w:t>Thursday, July 16 and Friday, July 17—DHR Training Center (E. Redwood St) 9am-1pm</w:t>
      </w:r>
    </w:p>
    <w:p w14:paraId="2AD40719" w14:textId="77777777" w:rsidR="00662745" w:rsidRPr="00662745" w:rsidRDefault="00662745" w:rsidP="00D83E21"/>
    <w:p w14:paraId="656D90C0" w14:textId="240CD3D7" w:rsidR="00860188" w:rsidRPr="00860188" w:rsidRDefault="00860188" w:rsidP="00D83E21">
      <w:pPr>
        <w:pStyle w:val="Heading2"/>
      </w:pPr>
      <w:del w:id="104" w:author="Kerney, Shamiah (Mayor's Office)" w:date="2026-06-29T17:47:00Z" w16du:dateUtc="2026-06-29T17:47:12Z">
        <w:r w:rsidDel="00860188">
          <w:delText xml:space="preserve"> </w:delText>
        </w:r>
      </w:del>
      <w:bookmarkStart w:id="105" w:name="_Toc233012696"/>
      <w:bookmarkStart w:id="106" w:name="_Toc233012890"/>
      <w:bookmarkStart w:id="107" w:name="_Toc233365953"/>
      <w:r>
        <w:t>Office Hours and Work Sessions</w:t>
      </w:r>
      <w:bookmarkEnd w:id="105"/>
      <w:bookmarkEnd w:id="106"/>
      <w:bookmarkEnd w:id="107"/>
    </w:p>
    <w:p w14:paraId="375703AC" w14:textId="7F958054" w:rsidR="00F9423F" w:rsidRPr="002F5C6F" w:rsidRDefault="00F9423F" w:rsidP="00DE16D2">
      <w:r>
        <w:t xml:space="preserve">For this process, OPI and BBMR will hold a combination of Office Hours and Analyst Work Sessions. </w:t>
      </w:r>
    </w:p>
    <w:p w14:paraId="2034A2DF" w14:textId="3F5E3F6D" w:rsidR="00F9423F" w:rsidRPr="002F5C6F" w:rsidRDefault="2E1180C1" w:rsidP="00DE16D2">
      <w:r w:rsidRPr="2D337B2B">
        <w:rPr>
          <w:b/>
          <w:bCs/>
        </w:rPr>
        <w:t xml:space="preserve">Question and Answer </w:t>
      </w:r>
      <w:commentRangeStart w:id="108"/>
      <w:r w:rsidRPr="2D337B2B">
        <w:rPr>
          <w:b/>
          <w:bCs/>
        </w:rPr>
        <w:t>Session</w:t>
      </w:r>
      <w:commentRangeEnd w:id="108"/>
      <w:r w:rsidR="00F9423F" w:rsidRPr="2D337B2B">
        <w:rPr>
          <w:rStyle w:val="CommentReference"/>
          <w:b/>
          <w:bCs/>
          <w:sz w:val="22"/>
          <w:szCs w:val="22"/>
        </w:rPr>
        <w:commentReference w:id="108"/>
      </w:r>
      <w:r w:rsidRPr="2D337B2B">
        <w:rPr>
          <w:b/>
          <w:bCs/>
        </w:rPr>
        <w:t xml:space="preserve"> -</w:t>
      </w:r>
      <w:r>
        <w:t xml:space="preserve"> The Office Hours session will be held remotely via Teams. This session is intended to be open ended, and provide a forum for agency users to ask questions related to the planning process and the application. This session is not intended to substitute for the training content.</w:t>
      </w:r>
    </w:p>
    <w:p w14:paraId="1E590022" w14:textId="41FBC5FB" w:rsidR="00F9423F" w:rsidRDefault="2E1180C1" w:rsidP="00DE16D2">
      <w:r w:rsidRPr="2D337B2B">
        <w:rPr>
          <w:b/>
          <w:bCs/>
        </w:rPr>
        <w:t xml:space="preserve">Work Session with Analyst – </w:t>
      </w:r>
      <w:r>
        <w:t>Your assigned analyst will reach out to offer a work session where you can work alongside your analyst in building your plan. These work sessions will be both in the drafting period and after</w:t>
      </w:r>
      <w:r w:rsidR="6DD07E40">
        <w:t xml:space="preserve">. </w:t>
      </w:r>
      <w:r>
        <w:t xml:space="preserve">This is </w:t>
      </w:r>
      <w:r w:rsidRPr="2D337B2B">
        <w:rPr>
          <w:i/>
          <w:iCs/>
        </w:rPr>
        <w:t>optional but highly recommended.</w:t>
      </w:r>
      <w:r>
        <w:t xml:space="preserve"> To make this session successful:</w:t>
      </w:r>
    </w:p>
    <w:p w14:paraId="5766D7E4" w14:textId="77777777" w:rsidR="00F9423F" w:rsidRPr="00D935D6" w:rsidRDefault="00F9423F" w:rsidP="00D935D6">
      <w:pPr>
        <w:pStyle w:val="ListParagraph"/>
        <w:numPr>
          <w:ilvl w:val="0"/>
          <w:numId w:val="75"/>
        </w:numPr>
        <w:rPr>
          <w:bCs/>
        </w:rPr>
      </w:pPr>
      <w:r>
        <w:t>Update your application with as much initial thinking as possible.</w:t>
      </w:r>
    </w:p>
    <w:p w14:paraId="7B744C00" w14:textId="21DB1B2D" w:rsidR="00D935D6" w:rsidRPr="00D935D6" w:rsidRDefault="063FCC29" w:rsidP="2D337B2B">
      <w:pPr>
        <w:pStyle w:val="ListParagraph"/>
        <w:numPr>
          <w:ilvl w:val="0"/>
          <w:numId w:val="75"/>
        </w:numPr>
      </w:pPr>
      <w:commentRangeStart w:id="110"/>
      <w:r>
        <w:t>Send your questions in advance</w:t>
      </w:r>
    </w:p>
    <w:p w14:paraId="45371F59" w14:textId="77777777" w:rsidR="0092267D" w:rsidRDefault="00F9423F" w:rsidP="0092267D">
      <w:pPr>
        <w:pStyle w:val="Heading2"/>
      </w:pPr>
      <w:bookmarkStart w:id="111" w:name="_Toc233012697"/>
      <w:bookmarkStart w:id="112" w:name="_Toc233012891"/>
      <w:bookmarkStart w:id="113" w:name="_Toc233365954"/>
      <w:commentRangeEnd w:id="110"/>
      <w:r>
        <w:rPr>
          <w:rStyle w:val="CommentReference"/>
          <w:sz w:val="26"/>
          <w:szCs w:val="26"/>
        </w:rPr>
        <w:commentReference w:id="110"/>
      </w:r>
      <w:r w:rsidR="0092267D">
        <w:t xml:space="preserve">Quick </w:t>
      </w:r>
      <w:commentRangeStart w:id="114"/>
      <w:r w:rsidR="0092267D">
        <w:t>Links</w:t>
      </w:r>
      <w:bookmarkEnd w:id="111"/>
      <w:bookmarkEnd w:id="112"/>
      <w:bookmarkEnd w:id="113"/>
      <w:commentRangeEnd w:id="114"/>
      <w:r w:rsidR="0038316C">
        <w:rPr>
          <w:rStyle w:val="CommentReference"/>
          <w:sz w:val="26"/>
          <w:szCs w:val="26"/>
        </w:rPr>
        <w:commentReference w:id="114"/>
      </w:r>
      <w:r w:rsidR="0092267D">
        <w:t xml:space="preserve"> </w:t>
      </w:r>
    </w:p>
    <w:p w14:paraId="6EBA65AE" w14:textId="11E79352" w:rsidR="0092267D" w:rsidRDefault="0092267D" w:rsidP="0092267D">
      <w:r>
        <w:t>Application-forthcoming</w:t>
      </w:r>
    </w:p>
    <w:p w14:paraId="7FDBC7EE" w14:textId="7C0B793E" w:rsidR="0092267D" w:rsidRDefault="0092267D" w:rsidP="0092267D">
      <w:r>
        <w:t>Pre-Training Course-</w:t>
      </w:r>
    </w:p>
    <w:p w14:paraId="2D920241" w14:textId="5F37322A" w:rsidR="0092267D" w:rsidRDefault="0092267D" w:rsidP="00671432">
      <w:pPr>
        <w:spacing w:after="0" w:line="360" w:lineRule="auto"/>
      </w:pPr>
      <w:r>
        <w:t>Document Library-</w:t>
      </w:r>
    </w:p>
    <w:p w14:paraId="17488320" w14:textId="77777777" w:rsidR="00671432" w:rsidRDefault="00671432" w:rsidP="00671432">
      <w:pPr>
        <w:spacing w:after="0" w:line="360" w:lineRule="auto"/>
      </w:pPr>
      <w:r>
        <w:t>Rubric-</w:t>
      </w:r>
    </w:p>
    <w:p w14:paraId="1B60E1C7" w14:textId="77777777" w:rsidR="005015F2" w:rsidRPr="005015F2" w:rsidRDefault="005015F2" w:rsidP="005015F2"/>
    <w:p w14:paraId="2F7F5A9C" w14:textId="77777777" w:rsidR="005015F2" w:rsidRPr="005015F2" w:rsidRDefault="005015F2" w:rsidP="005015F2"/>
    <w:p w14:paraId="49AF24CD" w14:textId="77777777" w:rsidR="005015F2" w:rsidRPr="005015F2" w:rsidRDefault="005015F2" w:rsidP="005015F2"/>
    <w:p w14:paraId="78567E36" w14:textId="77777777" w:rsidR="005015F2" w:rsidRPr="005015F2" w:rsidRDefault="005015F2" w:rsidP="005015F2"/>
    <w:p w14:paraId="6A17EB17" w14:textId="77777777" w:rsidR="005015F2" w:rsidRPr="005015F2" w:rsidRDefault="005015F2" w:rsidP="005015F2"/>
    <w:p w14:paraId="266BC4E1" w14:textId="77777777" w:rsidR="005015F2" w:rsidRPr="005015F2" w:rsidRDefault="005015F2" w:rsidP="005015F2"/>
    <w:p w14:paraId="5943C330" w14:textId="77777777" w:rsidR="005015F2" w:rsidRPr="005015F2" w:rsidRDefault="005015F2" w:rsidP="005015F2"/>
    <w:p w14:paraId="086B4A18" w14:textId="77777777" w:rsidR="005015F2" w:rsidRPr="005015F2" w:rsidRDefault="005015F2" w:rsidP="005015F2"/>
    <w:p w14:paraId="62D3A996" w14:textId="77777777" w:rsidR="005015F2" w:rsidRDefault="005015F2" w:rsidP="005015F2">
      <w:pPr>
        <w:jc w:val="right"/>
      </w:pPr>
    </w:p>
    <w:p w14:paraId="28F41CB3" w14:textId="77777777" w:rsidR="005015F2" w:rsidRDefault="005015F2" w:rsidP="005015F2"/>
    <w:p w14:paraId="068916CB" w14:textId="6C7B348A" w:rsidR="005015F2" w:rsidRPr="005015F2" w:rsidRDefault="005015F2" w:rsidP="005015F2">
      <w:pPr>
        <w:sectPr w:rsidR="005015F2" w:rsidRPr="005015F2" w:rsidSect="00AA6A9D">
          <w:pgSz w:w="12240" w:h="15840"/>
          <w:pgMar w:top="720" w:right="720" w:bottom="720" w:left="720" w:header="720" w:footer="720" w:gutter="0"/>
          <w:cols w:space="720"/>
          <w:docGrid w:linePitch="360"/>
        </w:sectPr>
      </w:pPr>
    </w:p>
    <w:p w14:paraId="4B6238FE" w14:textId="77777777" w:rsidR="0092267D" w:rsidRDefault="0092267D"/>
    <w:p w14:paraId="1C438894" w14:textId="5A190FDE" w:rsidR="00461621" w:rsidRDefault="6923586E" w:rsidP="00D83E21">
      <w:pPr>
        <w:pStyle w:val="Heading2"/>
      </w:pPr>
      <w:bookmarkStart w:id="115" w:name="_Toc233012698"/>
      <w:bookmarkStart w:id="116" w:name="_Toc233012892"/>
      <w:bookmarkStart w:id="117" w:name="_Toc233365955"/>
      <w:r>
        <w:t>Analyst Portfolios</w:t>
      </w:r>
      <w:bookmarkEnd w:id="115"/>
      <w:bookmarkEnd w:id="116"/>
      <w:bookmarkEnd w:id="117"/>
      <w:commentRangeStart w:id="118"/>
      <w:commentRangeStart w:id="119"/>
      <w:commentRangeEnd w:id="118"/>
      <w:r w:rsidR="0092267D">
        <w:rPr>
          <w:rStyle w:val="CommentReference"/>
          <w:sz w:val="26"/>
          <w:szCs w:val="26"/>
        </w:rPr>
        <w:commentReference w:id="118"/>
      </w:r>
      <w:commentRangeEnd w:id="119"/>
      <w:r w:rsidR="00D27F13">
        <w:rPr>
          <w:rStyle w:val="CommentReference"/>
          <w:sz w:val="26"/>
          <w:szCs w:val="26"/>
        </w:rPr>
        <w:commentReference w:id="119"/>
      </w:r>
    </w:p>
    <w:p w14:paraId="569179CA" w14:textId="43AD328C" w:rsidR="009D42EA" w:rsidRPr="00E83B25" w:rsidRDefault="6FB1B8FD" w:rsidP="3030B02C">
      <w:pPr>
        <w:rPr>
          <w:rFonts w:asciiTheme="majorHAnsi" w:hAnsiTheme="majorHAnsi" w:cstheme="majorBidi"/>
        </w:rPr>
      </w:pPr>
      <w:r>
        <w:rPr>
          <w:rFonts w:asciiTheme="majorHAnsi" w:hAnsiTheme="majorHAnsi" w:cstheme="majorBidi"/>
        </w:rPr>
        <w:t>All agencies have a designated contact for the Agency Performance Planning process. Contact your contact with any questions or need for support during the planning process.</w:t>
      </w:r>
    </w:p>
    <w:tbl>
      <w:tblPr>
        <w:tblW w:w="14539" w:type="dxa"/>
        <w:tblLook w:val="04A0" w:firstRow="1" w:lastRow="0" w:firstColumn="1" w:lastColumn="0" w:noHBand="0" w:noVBand="1"/>
      </w:tblPr>
      <w:tblGrid>
        <w:gridCol w:w="5035"/>
        <w:gridCol w:w="2880"/>
        <w:gridCol w:w="2160"/>
        <w:gridCol w:w="4464"/>
      </w:tblGrid>
      <w:tr w:rsidR="00D17821" w:rsidRPr="00130A97" w14:paraId="3A18EF75" w14:textId="77777777" w:rsidTr="00E83B25">
        <w:trPr>
          <w:trHeight w:val="300"/>
        </w:trPr>
        <w:tc>
          <w:tcPr>
            <w:tcW w:w="503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FE9BEDB" w14:textId="77777777" w:rsidR="00D17821" w:rsidRPr="00D17821" w:rsidRDefault="00D17821" w:rsidP="00130A97">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Agency Name</w:t>
            </w:r>
          </w:p>
        </w:tc>
        <w:tc>
          <w:tcPr>
            <w:tcW w:w="288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354B92AE" w14:textId="77777777" w:rsidR="00D17821" w:rsidRPr="00D17821" w:rsidRDefault="00D17821" w:rsidP="00130A97">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Agency Type</w:t>
            </w:r>
          </w:p>
        </w:tc>
        <w:tc>
          <w:tcPr>
            <w:tcW w:w="216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F46DCC0" w14:textId="77777777" w:rsidR="00D17821" w:rsidRPr="00D17821" w:rsidRDefault="00D17821" w:rsidP="00130A97">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Analyst</w:t>
            </w:r>
          </w:p>
        </w:tc>
        <w:tc>
          <w:tcPr>
            <w:tcW w:w="4464"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4C8F8CCA" w14:textId="77777777" w:rsidR="00D17821" w:rsidRPr="00D17821" w:rsidRDefault="00D17821" w:rsidP="00130A97">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Email Address</w:t>
            </w:r>
          </w:p>
        </w:tc>
      </w:tr>
      <w:tr w:rsidR="00D17821" w:rsidRPr="00130A97" w14:paraId="52015C7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9A73FA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City Information Technology (BCIT)</w:t>
            </w:r>
          </w:p>
        </w:tc>
        <w:tc>
          <w:tcPr>
            <w:tcW w:w="2880" w:type="dxa"/>
            <w:tcBorders>
              <w:top w:val="nil"/>
              <w:left w:val="nil"/>
              <w:bottom w:val="single" w:sz="4" w:space="0" w:color="auto"/>
              <w:right w:val="single" w:sz="4" w:space="0" w:color="auto"/>
            </w:tcBorders>
            <w:noWrap/>
            <w:vAlign w:val="bottom"/>
            <w:hideMark/>
          </w:tcPr>
          <w:p w14:paraId="5042F0C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331C7BE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66C9424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45B3DA40"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1945089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City Mayor's Office of Overdose Response</w:t>
            </w:r>
          </w:p>
        </w:tc>
        <w:tc>
          <w:tcPr>
            <w:tcW w:w="2880" w:type="dxa"/>
            <w:tcBorders>
              <w:top w:val="nil"/>
              <w:left w:val="nil"/>
              <w:bottom w:val="single" w:sz="4" w:space="0" w:color="auto"/>
              <w:right w:val="single" w:sz="4" w:space="0" w:color="auto"/>
            </w:tcBorders>
            <w:noWrap/>
            <w:vAlign w:val="bottom"/>
            <w:hideMark/>
          </w:tcPr>
          <w:p w14:paraId="0866532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5890ED0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4AE170D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6D25D2E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1FC8AEC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Convention Center</w:t>
            </w:r>
          </w:p>
        </w:tc>
        <w:tc>
          <w:tcPr>
            <w:tcW w:w="2880" w:type="dxa"/>
            <w:tcBorders>
              <w:top w:val="nil"/>
              <w:left w:val="nil"/>
              <w:bottom w:val="single" w:sz="4" w:space="0" w:color="auto"/>
              <w:right w:val="single" w:sz="4" w:space="0" w:color="auto"/>
            </w:tcBorders>
            <w:noWrap/>
            <w:vAlign w:val="bottom"/>
            <w:hideMark/>
          </w:tcPr>
          <w:p w14:paraId="70E5E6D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3ED61BE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36F842C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1E7A496E"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F19049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Development Corporation</w:t>
            </w:r>
          </w:p>
        </w:tc>
        <w:tc>
          <w:tcPr>
            <w:tcW w:w="2880" w:type="dxa"/>
            <w:tcBorders>
              <w:top w:val="nil"/>
              <w:left w:val="nil"/>
              <w:bottom w:val="single" w:sz="4" w:space="0" w:color="auto"/>
              <w:right w:val="single" w:sz="4" w:space="0" w:color="auto"/>
            </w:tcBorders>
            <w:noWrap/>
            <w:vAlign w:val="bottom"/>
            <w:hideMark/>
          </w:tcPr>
          <w:p w14:paraId="5DD20DD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5E6ABE8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401C732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31525E23"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45FC58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Heritage Area</w:t>
            </w:r>
          </w:p>
        </w:tc>
        <w:tc>
          <w:tcPr>
            <w:tcW w:w="2880" w:type="dxa"/>
            <w:tcBorders>
              <w:top w:val="nil"/>
              <w:left w:val="nil"/>
              <w:bottom w:val="single" w:sz="4" w:space="0" w:color="auto"/>
              <w:right w:val="single" w:sz="4" w:space="0" w:color="auto"/>
            </w:tcBorders>
            <w:noWrap/>
            <w:vAlign w:val="bottom"/>
            <w:hideMark/>
          </w:tcPr>
          <w:p w14:paraId="792960D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437637E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294AB01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23A2CBEA"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FF2414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Museum of Art</w:t>
            </w:r>
          </w:p>
        </w:tc>
        <w:tc>
          <w:tcPr>
            <w:tcW w:w="2880" w:type="dxa"/>
            <w:tcBorders>
              <w:top w:val="nil"/>
              <w:left w:val="nil"/>
              <w:bottom w:val="single" w:sz="4" w:space="0" w:color="auto"/>
              <w:right w:val="single" w:sz="4" w:space="0" w:color="auto"/>
            </w:tcBorders>
            <w:noWrap/>
            <w:vAlign w:val="bottom"/>
            <w:hideMark/>
          </w:tcPr>
          <w:p w14:paraId="4BBE1A9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570F646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 Schulte</w:t>
            </w:r>
          </w:p>
        </w:tc>
        <w:tc>
          <w:tcPr>
            <w:tcW w:w="4464" w:type="dxa"/>
            <w:tcBorders>
              <w:top w:val="nil"/>
              <w:left w:val="nil"/>
              <w:bottom w:val="single" w:sz="4" w:space="0" w:color="auto"/>
              <w:right w:val="single" w:sz="4" w:space="0" w:color="auto"/>
            </w:tcBorders>
            <w:noWrap/>
            <w:vAlign w:val="bottom"/>
            <w:hideMark/>
          </w:tcPr>
          <w:p w14:paraId="048CABA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Sarah.Schulte@baltimorecity.gov</w:t>
            </w:r>
          </w:p>
        </w:tc>
      </w:tr>
      <w:tr w:rsidR="00D17821" w:rsidRPr="00130A97" w14:paraId="000DF135"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7758F1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Public Markets</w:t>
            </w:r>
          </w:p>
        </w:tc>
        <w:tc>
          <w:tcPr>
            <w:tcW w:w="2880" w:type="dxa"/>
            <w:tcBorders>
              <w:top w:val="nil"/>
              <w:left w:val="nil"/>
              <w:bottom w:val="single" w:sz="4" w:space="0" w:color="auto"/>
              <w:right w:val="single" w:sz="4" w:space="0" w:color="auto"/>
            </w:tcBorders>
            <w:noWrap/>
            <w:vAlign w:val="bottom"/>
            <w:hideMark/>
          </w:tcPr>
          <w:p w14:paraId="33FF89A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6D51724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689A3C7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4C6F80EB"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1EB212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Baltimore Symphony Orchestra</w:t>
            </w:r>
          </w:p>
        </w:tc>
        <w:tc>
          <w:tcPr>
            <w:tcW w:w="2880" w:type="dxa"/>
            <w:tcBorders>
              <w:top w:val="nil"/>
              <w:left w:val="nil"/>
              <w:bottom w:val="single" w:sz="4" w:space="0" w:color="auto"/>
              <w:right w:val="single" w:sz="4" w:space="0" w:color="auto"/>
            </w:tcBorders>
            <w:noWrap/>
            <w:vAlign w:val="bottom"/>
            <w:hideMark/>
          </w:tcPr>
          <w:p w14:paraId="2464613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39F14B8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 Schulte</w:t>
            </w:r>
          </w:p>
        </w:tc>
        <w:tc>
          <w:tcPr>
            <w:tcW w:w="4464" w:type="dxa"/>
            <w:tcBorders>
              <w:top w:val="nil"/>
              <w:left w:val="nil"/>
              <w:bottom w:val="single" w:sz="4" w:space="0" w:color="auto"/>
              <w:right w:val="single" w:sz="4" w:space="0" w:color="auto"/>
            </w:tcBorders>
            <w:noWrap/>
            <w:vAlign w:val="bottom"/>
            <w:hideMark/>
          </w:tcPr>
          <w:p w14:paraId="78EA37E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Sarah.Schulte@baltimorecity.gov</w:t>
            </w:r>
          </w:p>
        </w:tc>
      </w:tr>
      <w:tr w:rsidR="00D17821" w:rsidRPr="00130A97" w14:paraId="0ABAC395"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CB195B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Board of Elections</w:t>
            </w:r>
          </w:p>
        </w:tc>
        <w:tc>
          <w:tcPr>
            <w:tcW w:w="2880" w:type="dxa"/>
            <w:tcBorders>
              <w:top w:val="nil"/>
              <w:left w:val="nil"/>
              <w:bottom w:val="single" w:sz="4" w:space="0" w:color="auto"/>
              <w:right w:val="single" w:sz="4" w:space="0" w:color="auto"/>
            </w:tcBorders>
            <w:noWrap/>
            <w:vAlign w:val="bottom"/>
            <w:hideMark/>
          </w:tcPr>
          <w:p w14:paraId="73C90E8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033F3FD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2C81CDA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467C5897"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9EDDBA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Board of Municipal and Zoning Appeals</w:t>
            </w:r>
          </w:p>
        </w:tc>
        <w:tc>
          <w:tcPr>
            <w:tcW w:w="2880" w:type="dxa"/>
            <w:tcBorders>
              <w:top w:val="nil"/>
              <w:left w:val="nil"/>
              <w:bottom w:val="single" w:sz="4" w:space="0" w:color="auto"/>
              <w:right w:val="single" w:sz="4" w:space="0" w:color="auto"/>
            </w:tcBorders>
            <w:noWrap/>
            <w:vAlign w:val="bottom"/>
            <w:hideMark/>
          </w:tcPr>
          <w:p w14:paraId="7511970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3EDBA1D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0ADC74D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3B066821"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B5F80E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CFG Bank Arena (Royal Farms Arena)</w:t>
            </w:r>
          </w:p>
        </w:tc>
        <w:tc>
          <w:tcPr>
            <w:tcW w:w="2880" w:type="dxa"/>
            <w:tcBorders>
              <w:top w:val="nil"/>
              <w:left w:val="nil"/>
              <w:bottom w:val="single" w:sz="4" w:space="0" w:color="auto"/>
              <w:right w:val="single" w:sz="4" w:space="0" w:color="auto"/>
            </w:tcBorders>
            <w:noWrap/>
            <w:vAlign w:val="bottom"/>
            <w:hideMark/>
          </w:tcPr>
          <w:p w14:paraId="09E20FC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40839BD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13FF0F9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286131F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FD5840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City Council</w:t>
            </w:r>
          </w:p>
        </w:tc>
        <w:tc>
          <w:tcPr>
            <w:tcW w:w="2880" w:type="dxa"/>
            <w:tcBorders>
              <w:top w:val="nil"/>
              <w:left w:val="nil"/>
              <w:bottom w:val="single" w:sz="4" w:space="0" w:color="auto"/>
              <w:right w:val="single" w:sz="4" w:space="0" w:color="auto"/>
            </w:tcBorders>
            <w:noWrap/>
            <w:vAlign w:val="bottom"/>
            <w:hideMark/>
          </w:tcPr>
          <w:p w14:paraId="3D3678F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6DCBDB7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40AF83D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23FC0D9E"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3C66AF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City Council Services</w:t>
            </w:r>
          </w:p>
        </w:tc>
        <w:tc>
          <w:tcPr>
            <w:tcW w:w="2880" w:type="dxa"/>
            <w:tcBorders>
              <w:top w:val="nil"/>
              <w:left w:val="nil"/>
              <w:bottom w:val="single" w:sz="4" w:space="0" w:color="auto"/>
              <w:right w:val="single" w:sz="4" w:space="0" w:color="auto"/>
            </w:tcBorders>
            <w:noWrap/>
            <w:vAlign w:val="bottom"/>
            <w:hideMark/>
          </w:tcPr>
          <w:p w14:paraId="5E02028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0E27165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0C90A44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433E0E3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17A3329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Comptroller</w:t>
            </w:r>
          </w:p>
        </w:tc>
        <w:tc>
          <w:tcPr>
            <w:tcW w:w="2880" w:type="dxa"/>
            <w:tcBorders>
              <w:top w:val="nil"/>
              <w:left w:val="nil"/>
              <w:bottom w:val="single" w:sz="4" w:space="0" w:color="auto"/>
              <w:right w:val="single" w:sz="4" w:space="0" w:color="auto"/>
            </w:tcBorders>
            <w:noWrap/>
            <w:vAlign w:val="bottom"/>
            <w:hideMark/>
          </w:tcPr>
          <w:p w14:paraId="6AD90D5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23E2BDA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4C931FF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29294C1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EB4126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Courts - Circuit Court</w:t>
            </w:r>
          </w:p>
        </w:tc>
        <w:tc>
          <w:tcPr>
            <w:tcW w:w="2880" w:type="dxa"/>
            <w:tcBorders>
              <w:top w:val="nil"/>
              <w:left w:val="nil"/>
              <w:bottom w:val="single" w:sz="4" w:space="0" w:color="auto"/>
              <w:right w:val="single" w:sz="4" w:space="0" w:color="auto"/>
            </w:tcBorders>
            <w:noWrap/>
            <w:vAlign w:val="bottom"/>
            <w:hideMark/>
          </w:tcPr>
          <w:p w14:paraId="1D32924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38232CC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3879867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1A950E3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058F0A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Courts - Orphans' Court</w:t>
            </w:r>
          </w:p>
        </w:tc>
        <w:tc>
          <w:tcPr>
            <w:tcW w:w="2880" w:type="dxa"/>
            <w:tcBorders>
              <w:top w:val="nil"/>
              <w:left w:val="nil"/>
              <w:bottom w:val="single" w:sz="4" w:space="0" w:color="auto"/>
              <w:right w:val="single" w:sz="4" w:space="0" w:color="auto"/>
            </w:tcBorders>
            <w:noWrap/>
            <w:vAlign w:val="bottom"/>
            <w:hideMark/>
          </w:tcPr>
          <w:p w14:paraId="5F15693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537283C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6B363B7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291386C2"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34F2BB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Create Baltimore</w:t>
            </w:r>
          </w:p>
        </w:tc>
        <w:tc>
          <w:tcPr>
            <w:tcW w:w="2880" w:type="dxa"/>
            <w:tcBorders>
              <w:top w:val="nil"/>
              <w:left w:val="nil"/>
              <w:bottom w:val="single" w:sz="4" w:space="0" w:color="auto"/>
              <w:right w:val="single" w:sz="4" w:space="0" w:color="auto"/>
            </w:tcBorders>
            <w:noWrap/>
            <w:vAlign w:val="bottom"/>
            <w:hideMark/>
          </w:tcPr>
          <w:p w14:paraId="6F4D269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7DCDFBD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 Schulte</w:t>
            </w:r>
          </w:p>
        </w:tc>
        <w:tc>
          <w:tcPr>
            <w:tcW w:w="4464" w:type="dxa"/>
            <w:tcBorders>
              <w:top w:val="nil"/>
              <w:left w:val="nil"/>
              <w:bottom w:val="single" w:sz="4" w:space="0" w:color="auto"/>
              <w:right w:val="single" w:sz="4" w:space="0" w:color="auto"/>
            </w:tcBorders>
            <w:noWrap/>
            <w:vAlign w:val="bottom"/>
            <w:hideMark/>
          </w:tcPr>
          <w:p w14:paraId="62426B1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Sarah.Schulte@baltimorecity.gov</w:t>
            </w:r>
          </w:p>
        </w:tc>
      </w:tr>
      <w:tr w:rsidR="00D17821" w:rsidRPr="00130A97" w14:paraId="0C3973DC"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D2590C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Department of Consumer Protection and Business Licensing</w:t>
            </w:r>
          </w:p>
        </w:tc>
        <w:tc>
          <w:tcPr>
            <w:tcW w:w="2880" w:type="dxa"/>
            <w:tcBorders>
              <w:top w:val="nil"/>
              <w:left w:val="nil"/>
              <w:bottom w:val="single" w:sz="4" w:space="0" w:color="auto"/>
              <w:right w:val="single" w:sz="4" w:space="0" w:color="auto"/>
            </w:tcBorders>
            <w:noWrap/>
            <w:vAlign w:val="bottom"/>
            <w:hideMark/>
          </w:tcPr>
          <w:p w14:paraId="5530D78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4DC8FB6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32629D4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355B02C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131E6D1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Employees' Retirement Systems</w:t>
            </w:r>
          </w:p>
        </w:tc>
        <w:tc>
          <w:tcPr>
            <w:tcW w:w="2880" w:type="dxa"/>
            <w:tcBorders>
              <w:top w:val="nil"/>
              <w:left w:val="nil"/>
              <w:bottom w:val="single" w:sz="4" w:space="0" w:color="auto"/>
              <w:right w:val="single" w:sz="4" w:space="0" w:color="auto"/>
            </w:tcBorders>
            <w:noWrap/>
            <w:vAlign w:val="bottom"/>
            <w:hideMark/>
          </w:tcPr>
          <w:p w14:paraId="114B6DE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15C44EB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270CE93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6F61DE81"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F86371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Enoch Pratt Free Library</w:t>
            </w:r>
          </w:p>
        </w:tc>
        <w:tc>
          <w:tcPr>
            <w:tcW w:w="2880" w:type="dxa"/>
            <w:tcBorders>
              <w:top w:val="nil"/>
              <w:left w:val="nil"/>
              <w:bottom w:val="single" w:sz="4" w:space="0" w:color="auto"/>
              <w:right w:val="single" w:sz="4" w:space="0" w:color="auto"/>
            </w:tcBorders>
            <w:noWrap/>
            <w:vAlign w:val="bottom"/>
            <w:hideMark/>
          </w:tcPr>
          <w:p w14:paraId="5AFBC93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0864146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026ECAA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6516A104"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18A1F9A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Environmental Control Board</w:t>
            </w:r>
          </w:p>
        </w:tc>
        <w:tc>
          <w:tcPr>
            <w:tcW w:w="2880" w:type="dxa"/>
            <w:tcBorders>
              <w:top w:val="nil"/>
              <w:left w:val="nil"/>
              <w:bottom w:val="single" w:sz="4" w:space="0" w:color="auto"/>
              <w:right w:val="single" w:sz="4" w:space="0" w:color="auto"/>
            </w:tcBorders>
            <w:noWrap/>
            <w:vAlign w:val="bottom"/>
            <w:hideMark/>
          </w:tcPr>
          <w:p w14:paraId="18F3066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3E48B67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068CDD6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683750AC"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02C062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Family League</w:t>
            </w:r>
          </w:p>
        </w:tc>
        <w:tc>
          <w:tcPr>
            <w:tcW w:w="2880" w:type="dxa"/>
            <w:tcBorders>
              <w:top w:val="nil"/>
              <w:left w:val="nil"/>
              <w:bottom w:val="single" w:sz="4" w:space="0" w:color="auto"/>
              <w:right w:val="single" w:sz="4" w:space="0" w:color="auto"/>
            </w:tcBorders>
            <w:noWrap/>
            <w:vAlign w:val="bottom"/>
            <w:hideMark/>
          </w:tcPr>
          <w:p w14:paraId="23F5992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20015ED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6FA0004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760E437C"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D1ECF3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Finance</w:t>
            </w:r>
          </w:p>
        </w:tc>
        <w:tc>
          <w:tcPr>
            <w:tcW w:w="2880" w:type="dxa"/>
            <w:tcBorders>
              <w:top w:val="nil"/>
              <w:left w:val="nil"/>
              <w:bottom w:val="single" w:sz="4" w:space="0" w:color="auto"/>
              <w:right w:val="single" w:sz="4" w:space="0" w:color="auto"/>
            </w:tcBorders>
            <w:noWrap/>
            <w:vAlign w:val="bottom"/>
            <w:hideMark/>
          </w:tcPr>
          <w:p w14:paraId="11FF7C8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1159B00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38C198C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77F2697A"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1C3FD34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Fire</w:t>
            </w:r>
          </w:p>
        </w:tc>
        <w:tc>
          <w:tcPr>
            <w:tcW w:w="2880" w:type="dxa"/>
            <w:tcBorders>
              <w:top w:val="nil"/>
              <w:left w:val="nil"/>
              <w:bottom w:val="single" w:sz="4" w:space="0" w:color="auto"/>
              <w:right w:val="single" w:sz="4" w:space="0" w:color="auto"/>
            </w:tcBorders>
            <w:noWrap/>
            <w:vAlign w:val="bottom"/>
            <w:hideMark/>
          </w:tcPr>
          <w:p w14:paraId="5799F02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479E4D4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1F07591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1377D16A"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9C5532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General Services</w:t>
            </w:r>
          </w:p>
        </w:tc>
        <w:tc>
          <w:tcPr>
            <w:tcW w:w="2880" w:type="dxa"/>
            <w:tcBorders>
              <w:top w:val="nil"/>
              <w:left w:val="nil"/>
              <w:bottom w:val="single" w:sz="4" w:space="0" w:color="auto"/>
              <w:right w:val="single" w:sz="4" w:space="0" w:color="auto"/>
            </w:tcBorders>
            <w:noWrap/>
            <w:vAlign w:val="bottom"/>
            <w:hideMark/>
          </w:tcPr>
          <w:p w14:paraId="1213ACF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Plan Complete-Pilot Agency</w:t>
            </w:r>
          </w:p>
        </w:tc>
        <w:tc>
          <w:tcPr>
            <w:tcW w:w="2160" w:type="dxa"/>
            <w:tcBorders>
              <w:top w:val="nil"/>
              <w:left w:val="nil"/>
              <w:bottom w:val="single" w:sz="4" w:space="0" w:color="auto"/>
              <w:right w:val="single" w:sz="4" w:space="0" w:color="auto"/>
            </w:tcBorders>
            <w:noWrap/>
            <w:vAlign w:val="bottom"/>
            <w:hideMark/>
          </w:tcPr>
          <w:p w14:paraId="17DEBF7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576331B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227EF15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6A99A5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w:t>
            </w:r>
          </w:p>
        </w:tc>
        <w:tc>
          <w:tcPr>
            <w:tcW w:w="2880" w:type="dxa"/>
            <w:tcBorders>
              <w:top w:val="nil"/>
              <w:left w:val="nil"/>
              <w:bottom w:val="single" w:sz="4" w:space="0" w:color="auto"/>
              <w:right w:val="single" w:sz="4" w:space="0" w:color="auto"/>
            </w:tcBorders>
            <w:noWrap/>
            <w:vAlign w:val="bottom"/>
            <w:hideMark/>
          </w:tcPr>
          <w:p w14:paraId="6393A6D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Plan Complete-Pilot Agency</w:t>
            </w:r>
          </w:p>
        </w:tc>
        <w:tc>
          <w:tcPr>
            <w:tcW w:w="2160" w:type="dxa"/>
            <w:tcBorders>
              <w:top w:val="nil"/>
              <w:left w:val="nil"/>
              <w:bottom w:val="single" w:sz="4" w:space="0" w:color="auto"/>
              <w:right w:val="single" w:sz="4" w:space="0" w:color="auto"/>
            </w:tcBorders>
            <w:noWrap/>
            <w:vAlign w:val="bottom"/>
            <w:hideMark/>
          </w:tcPr>
          <w:p w14:paraId="32757EC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608D298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76C3E1C9"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AFD738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Housing and Community Development</w:t>
            </w:r>
          </w:p>
        </w:tc>
        <w:tc>
          <w:tcPr>
            <w:tcW w:w="2880" w:type="dxa"/>
            <w:tcBorders>
              <w:top w:val="nil"/>
              <w:left w:val="nil"/>
              <w:bottom w:val="single" w:sz="4" w:space="0" w:color="auto"/>
              <w:right w:val="single" w:sz="4" w:space="0" w:color="auto"/>
            </w:tcBorders>
            <w:noWrap/>
            <w:vAlign w:val="bottom"/>
            <w:hideMark/>
          </w:tcPr>
          <w:p w14:paraId="684571C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4B2AF5F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4A2B360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4C4B58D4"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3B9CDE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Human Resources</w:t>
            </w:r>
          </w:p>
        </w:tc>
        <w:tc>
          <w:tcPr>
            <w:tcW w:w="2880" w:type="dxa"/>
            <w:tcBorders>
              <w:top w:val="nil"/>
              <w:left w:val="nil"/>
              <w:bottom w:val="single" w:sz="4" w:space="0" w:color="auto"/>
              <w:right w:val="single" w:sz="4" w:space="0" w:color="auto"/>
            </w:tcBorders>
            <w:noWrap/>
            <w:vAlign w:val="bottom"/>
            <w:hideMark/>
          </w:tcPr>
          <w:p w14:paraId="1A1D411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6F56898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65E639F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45F434D3"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019BA68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Innovation Team</w:t>
            </w:r>
          </w:p>
        </w:tc>
        <w:tc>
          <w:tcPr>
            <w:tcW w:w="2880" w:type="dxa"/>
            <w:tcBorders>
              <w:top w:val="nil"/>
              <w:left w:val="nil"/>
              <w:bottom w:val="single" w:sz="4" w:space="0" w:color="auto"/>
              <w:right w:val="single" w:sz="4" w:space="0" w:color="auto"/>
            </w:tcBorders>
            <w:noWrap/>
            <w:vAlign w:val="bottom"/>
            <w:hideMark/>
          </w:tcPr>
          <w:p w14:paraId="4B4FE63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533F20F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 Lada</w:t>
            </w:r>
          </w:p>
        </w:tc>
        <w:tc>
          <w:tcPr>
            <w:tcW w:w="4464" w:type="dxa"/>
            <w:tcBorders>
              <w:top w:val="nil"/>
              <w:left w:val="nil"/>
              <w:bottom w:val="single" w:sz="4" w:space="0" w:color="auto"/>
              <w:right w:val="single" w:sz="4" w:space="0" w:color="auto"/>
            </w:tcBorders>
            <w:noWrap/>
            <w:vAlign w:val="bottom"/>
            <w:hideMark/>
          </w:tcPr>
          <w:p w14:paraId="37E0CBB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melanie.lada@baltimorecity.gov</w:t>
            </w:r>
          </w:p>
        </w:tc>
      </w:tr>
      <w:tr w:rsidR="00D17821" w:rsidRPr="00130A97" w14:paraId="112ACC9B"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449B5A7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Law</w:t>
            </w:r>
          </w:p>
        </w:tc>
        <w:tc>
          <w:tcPr>
            <w:tcW w:w="2880" w:type="dxa"/>
            <w:tcBorders>
              <w:top w:val="nil"/>
              <w:left w:val="nil"/>
              <w:bottom w:val="single" w:sz="4" w:space="0" w:color="auto"/>
              <w:right w:val="single" w:sz="4" w:space="0" w:color="auto"/>
            </w:tcBorders>
            <w:noWrap/>
            <w:vAlign w:val="bottom"/>
            <w:hideMark/>
          </w:tcPr>
          <w:p w14:paraId="16EA82F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3DAE06C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5846049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0AA0BD5E"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1F80F2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Legal Aid</w:t>
            </w:r>
          </w:p>
        </w:tc>
        <w:tc>
          <w:tcPr>
            <w:tcW w:w="2880" w:type="dxa"/>
            <w:tcBorders>
              <w:top w:val="nil"/>
              <w:left w:val="nil"/>
              <w:bottom w:val="single" w:sz="4" w:space="0" w:color="auto"/>
              <w:right w:val="single" w:sz="4" w:space="0" w:color="auto"/>
            </w:tcBorders>
            <w:noWrap/>
            <w:vAlign w:val="bottom"/>
            <w:hideMark/>
          </w:tcPr>
          <w:p w14:paraId="146B2C6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6E9268D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01CC032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6E02126F"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38D715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Legislative Reference</w:t>
            </w:r>
          </w:p>
        </w:tc>
        <w:tc>
          <w:tcPr>
            <w:tcW w:w="2880" w:type="dxa"/>
            <w:tcBorders>
              <w:top w:val="nil"/>
              <w:left w:val="nil"/>
              <w:bottom w:val="single" w:sz="4" w:space="0" w:color="auto"/>
              <w:right w:val="single" w:sz="4" w:space="0" w:color="auto"/>
            </w:tcBorders>
            <w:noWrap/>
            <w:vAlign w:val="bottom"/>
            <w:hideMark/>
          </w:tcPr>
          <w:p w14:paraId="74426EF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33A8C0A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6BF3409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4D5E8E2D"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08A190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Lexington Market</w:t>
            </w:r>
          </w:p>
        </w:tc>
        <w:tc>
          <w:tcPr>
            <w:tcW w:w="2880" w:type="dxa"/>
            <w:tcBorders>
              <w:top w:val="nil"/>
              <w:left w:val="nil"/>
              <w:bottom w:val="single" w:sz="4" w:space="0" w:color="auto"/>
              <w:right w:val="single" w:sz="4" w:space="0" w:color="auto"/>
            </w:tcBorders>
            <w:noWrap/>
            <w:vAlign w:val="bottom"/>
            <w:hideMark/>
          </w:tcPr>
          <w:p w14:paraId="2CEFAA6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0169822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47B3876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5D552C51"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F81412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Liquor Board</w:t>
            </w:r>
          </w:p>
        </w:tc>
        <w:tc>
          <w:tcPr>
            <w:tcW w:w="2880" w:type="dxa"/>
            <w:tcBorders>
              <w:top w:val="nil"/>
              <w:left w:val="nil"/>
              <w:bottom w:val="single" w:sz="4" w:space="0" w:color="auto"/>
              <w:right w:val="single" w:sz="4" w:space="0" w:color="auto"/>
            </w:tcBorders>
            <w:noWrap/>
            <w:vAlign w:val="bottom"/>
            <w:hideMark/>
          </w:tcPr>
          <w:p w14:paraId="5CACF86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72C1E6E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13C3E5D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6C4DB94C"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791F6A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Live Baltimore</w:t>
            </w:r>
          </w:p>
        </w:tc>
        <w:tc>
          <w:tcPr>
            <w:tcW w:w="2880" w:type="dxa"/>
            <w:tcBorders>
              <w:top w:val="nil"/>
              <w:left w:val="nil"/>
              <w:bottom w:val="single" w:sz="4" w:space="0" w:color="auto"/>
              <w:right w:val="single" w:sz="4" w:space="0" w:color="auto"/>
            </w:tcBorders>
            <w:noWrap/>
            <w:vAlign w:val="bottom"/>
            <w:hideMark/>
          </w:tcPr>
          <w:p w14:paraId="25AFDBE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6693FD1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566142D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03D73DF9"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CCA833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Maryland Zoo</w:t>
            </w:r>
          </w:p>
        </w:tc>
        <w:tc>
          <w:tcPr>
            <w:tcW w:w="2880" w:type="dxa"/>
            <w:tcBorders>
              <w:top w:val="nil"/>
              <w:left w:val="nil"/>
              <w:bottom w:val="single" w:sz="4" w:space="0" w:color="auto"/>
              <w:right w:val="single" w:sz="4" w:space="0" w:color="auto"/>
            </w:tcBorders>
            <w:noWrap/>
            <w:vAlign w:val="bottom"/>
            <w:hideMark/>
          </w:tcPr>
          <w:p w14:paraId="00195A8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67B3D79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 Schulte</w:t>
            </w:r>
          </w:p>
        </w:tc>
        <w:tc>
          <w:tcPr>
            <w:tcW w:w="4464" w:type="dxa"/>
            <w:tcBorders>
              <w:top w:val="nil"/>
              <w:left w:val="nil"/>
              <w:bottom w:val="single" w:sz="4" w:space="0" w:color="auto"/>
              <w:right w:val="single" w:sz="4" w:space="0" w:color="auto"/>
            </w:tcBorders>
            <w:noWrap/>
            <w:vAlign w:val="bottom"/>
            <w:hideMark/>
          </w:tcPr>
          <w:p w14:paraId="7963C70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Sarah.Schulte@baltimorecity.gov</w:t>
            </w:r>
          </w:p>
        </w:tc>
      </w:tr>
      <w:tr w:rsidR="00D17821" w:rsidRPr="00130A97" w14:paraId="4CBE3850"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371389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Homeless Services</w:t>
            </w:r>
          </w:p>
        </w:tc>
        <w:tc>
          <w:tcPr>
            <w:tcW w:w="2880" w:type="dxa"/>
            <w:tcBorders>
              <w:top w:val="nil"/>
              <w:left w:val="nil"/>
              <w:bottom w:val="single" w:sz="4" w:space="0" w:color="auto"/>
              <w:right w:val="single" w:sz="4" w:space="0" w:color="auto"/>
            </w:tcBorders>
            <w:noWrap/>
            <w:vAlign w:val="bottom"/>
            <w:hideMark/>
          </w:tcPr>
          <w:p w14:paraId="59960A5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6C16CE9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420173A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1870A733"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88337D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African American Male Engagement</w:t>
            </w:r>
          </w:p>
        </w:tc>
        <w:tc>
          <w:tcPr>
            <w:tcW w:w="2880" w:type="dxa"/>
            <w:tcBorders>
              <w:top w:val="nil"/>
              <w:left w:val="nil"/>
              <w:bottom w:val="single" w:sz="4" w:space="0" w:color="auto"/>
              <w:right w:val="single" w:sz="4" w:space="0" w:color="auto"/>
            </w:tcBorders>
            <w:noWrap/>
            <w:vAlign w:val="bottom"/>
            <w:hideMark/>
          </w:tcPr>
          <w:p w14:paraId="1D01363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5289243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723FE63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02A2FEA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4CB1EE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Art, Culture, and Entertainment</w:t>
            </w:r>
          </w:p>
        </w:tc>
        <w:tc>
          <w:tcPr>
            <w:tcW w:w="2880" w:type="dxa"/>
            <w:tcBorders>
              <w:top w:val="nil"/>
              <w:left w:val="nil"/>
              <w:bottom w:val="single" w:sz="4" w:space="0" w:color="auto"/>
              <w:right w:val="single" w:sz="4" w:space="0" w:color="auto"/>
            </w:tcBorders>
            <w:noWrap/>
            <w:vAlign w:val="bottom"/>
            <w:hideMark/>
          </w:tcPr>
          <w:p w14:paraId="6F6C5EE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2B8284F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 Schulte</w:t>
            </w:r>
          </w:p>
        </w:tc>
        <w:tc>
          <w:tcPr>
            <w:tcW w:w="4464" w:type="dxa"/>
            <w:tcBorders>
              <w:top w:val="nil"/>
              <w:left w:val="nil"/>
              <w:bottom w:val="single" w:sz="4" w:space="0" w:color="auto"/>
              <w:right w:val="single" w:sz="4" w:space="0" w:color="auto"/>
            </w:tcBorders>
            <w:noWrap/>
            <w:vAlign w:val="bottom"/>
            <w:hideMark/>
          </w:tcPr>
          <w:p w14:paraId="49349E2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Sarah.Schulte@baltimorecity.gov</w:t>
            </w:r>
          </w:p>
        </w:tc>
      </w:tr>
      <w:tr w:rsidR="00D17821" w:rsidRPr="00130A97" w14:paraId="6EBD419A"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42101C0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Children and Family Success</w:t>
            </w:r>
          </w:p>
        </w:tc>
        <w:tc>
          <w:tcPr>
            <w:tcW w:w="2880" w:type="dxa"/>
            <w:tcBorders>
              <w:top w:val="nil"/>
              <w:left w:val="nil"/>
              <w:bottom w:val="single" w:sz="4" w:space="0" w:color="auto"/>
              <w:right w:val="single" w:sz="4" w:space="0" w:color="auto"/>
            </w:tcBorders>
            <w:noWrap/>
            <w:vAlign w:val="bottom"/>
            <w:hideMark/>
          </w:tcPr>
          <w:p w14:paraId="7F0FAD0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176CF14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4970280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5B2278F3"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D8AAAB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Employment Development</w:t>
            </w:r>
          </w:p>
        </w:tc>
        <w:tc>
          <w:tcPr>
            <w:tcW w:w="2880" w:type="dxa"/>
            <w:tcBorders>
              <w:top w:val="nil"/>
              <w:left w:val="nil"/>
              <w:bottom w:val="single" w:sz="4" w:space="0" w:color="auto"/>
              <w:right w:val="single" w:sz="4" w:space="0" w:color="auto"/>
            </w:tcBorders>
            <w:noWrap/>
            <w:vAlign w:val="bottom"/>
            <w:hideMark/>
          </w:tcPr>
          <w:p w14:paraId="7BC39BA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1A37FF1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7140B9B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45D2063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486F4B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Immigrant and Multicultural Affairs</w:t>
            </w:r>
          </w:p>
        </w:tc>
        <w:tc>
          <w:tcPr>
            <w:tcW w:w="2880" w:type="dxa"/>
            <w:tcBorders>
              <w:top w:val="nil"/>
              <w:left w:val="nil"/>
              <w:bottom w:val="single" w:sz="4" w:space="0" w:color="auto"/>
              <w:right w:val="single" w:sz="4" w:space="0" w:color="auto"/>
            </w:tcBorders>
            <w:noWrap/>
            <w:vAlign w:val="bottom"/>
            <w:hideMark/>
          </w:tcPr>
          <w:p w14:paraId="5866122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5ED3329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 Lada</w:t>
            </w:r>
          </w:p>
        </w:tc>
        <w:tc>
          <w:tcPr>
            <w:tcW w:w="4464" w:type="dxa"/>
            <w:tcBorders>
              <w:top w:val="nil"/>
              <w:left w:val="nil"/>
              <w:bottom w:val="single" w:sz="4" w:space="0" w:color="auto"/>
              <w:right w:val="single" w:sz="4" w:space="0" w:color="auto"/>
            </w:tcBorders>
            <w:noWrap/>
            <w:vAlign w:val="bottom"/>
            <w:hideMark/>
          </w:tcPr>
          <w:p w14:paraId="6747BAB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melanie.lada@baltimorecity.gov</w:t>
            </w:r>
          </w:p>
        </w:tc>
      </w:tr>
      <w:tr w:rsidR="00D17821" w:rsidRPr="00130A97" w14:paraId="32119B5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5457E1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LGBTQ Affairs</w:t>
            </w:r>
          </w:p>
        </w:tc>
        <w:tc>
          <w:tcPr>
            <w:tcW w:w="2880" w:type="dxa"/>
            <w:tcBorders>
              <w:top w:val="nil"/>
              <w:left w:val="nil"/>
              <w:bottom w:val="single" w:sz="4" w:space="0" w:color="auto"/>
              <w:right w:val="single" w:sz="4" w:space="0" w:color="auto"/>
            </w:tcBorders>
            <w:noWrap/>
            <w:vAlign w:val="bottom"/>
            <w:hideMark/>
          </w:tcPr>
          <w:p w14:paraId="760319D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70030CA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4008F0F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1C1F382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880F70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Neighborhood Safety and Engagement</w:t>
            </w:r>
          </w:p>
        </w:tc>
        <w:tc>
          <w:tcPr>
            <w:tcW w:w="2880" w:type="dxa"/>
            <w:tcBorders>
              <w:top w:val="nil"/>
              <w:left w:val="nil"/>
              <w:bottom w:val="single" w:sz="4" w:space="0" w:color="auto"/>
              <w:right w:val="single" w:sz="4" w:space="0" w:color="auto"/>
            </w:tcBorders>
            <w:noWrap/>
            <w:vAlign w:val="bottom"/>
            <w:hideMark/>
          </w:tcPr>
          <w:p w14:paraId="369197A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Plan Complete-Pilot Agency</w:t>
            </w:r>
          </w:p>
        </w:tc>
        <w:tc>
          <w:tcPr>
            <w:tcW w:w="2160" w:type="dxa"/>
            <w:tcBorders>
              <w:top w:val="nil"/>
              <w:left w:val="nil"/>
              <w:bottom w:val="single" w:sz="4" w:space="0" w:color="auto"/>
              <w:right w:val="single" w:sz="4" w:space="0" w:color="auto"/>
            </w:tcBorders>
            <w:noWrap/>
            <w:vAlign w:val="bottom"/>
            <w:hideMark/>
          </w:tcPr>
          <w:p w14:paraId="0A734F1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04ADD70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39B14157"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4BA1FB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Older Adult Affairs and Advocacy</w:t>
            </w:r>
          </w:p>
        </w:tc>
        <w:tc>
          <w:tcPr>
            <w:tcW w:w="2880" w:type="dxa"/>
            <w:tcBorders>
              <w:top w:val="nil"/>
              <w:left w:val="nil"/>
              <w:bottom w:val="single" w:sz="4" w:space="0" w:color="auto"/>
              <w:right w:val="single" w:sz="4" w:space="0" w:color="auto"/>
            </w:tcBorders>
            <w:noWrap/>
            <w:vAlign w:val="bottom"/>
            <w:hideMark/>
          </w:tcPr>
          <w:p w14:paraId="23605AE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428BD6B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09B9D87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237FC944"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0247BB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Performance and Innovation</w:t>
            </w:r>
          </w:p>
        </w:tc>
        <w:tc>
          <w:tcPr>
            <w:tcW w:w="2880" w:type="dxa"/>
            <w:tcBorders>
              <w:top w:val="nil"/>
              <w:left w:val="nil"/>
              <w:bottom w:val="single" w:sz="4" w:space="0" w:color="auto"/>
              <w:right w:val="single" w:sz="4" w:space="0" w:color="auto"/>
            </w:tcBorders>
            <w:noWrap/>
            <w:vAlign w:val="bottom"/>
            <w:hideMark/>
          </w:tcPr>
          <w:p w14:paraId="72AB4F3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Office</w:t>
            </w:r>
          </w:p>
        </w:tc>
        <w:tc>
          <w:tcPr>
            <w:tcW w:w="2160" w:type="dxa"/>
            <w:tcBorders>
              <w:top w:val="nil"/>
              <w:left w:val="nil"/>
              <w:bottom w:val="single" w:sz="4" w:space="0" w:color="auto"/>
              <w:right w:val="single" w:sz="4" w:space="0" w:color="auto"/>
            </w:tcBorders>
            <w:noWrap/>
            <w:vAlign w:val="bottom"/>
            <w:hideMark/>
          </w:tcPr>
          <w:p w14:paraId="310B814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 Lada</w:t>
            </w:r>
          </w:p>
        </w:tc>
        <w:tc>
          <w:tcPr>
            <w:tcW w:w="4464" w:type="dxa"/>
            <w:tcBorders>
              <w:top w:val="nil"/>
              <w:left w:val="nil"/>
              <w:bottom w:val="single" w:sz="4" w:space="0" w:color="auto"/>
              <w:right w:val="single" w:sz="4" w:space="0" w:color="auto"/>
            </w:tcBorders>
            <w:noWrap/>
            <w:vAlign w:val="bottom"/>
            <w:hideMark/>
          </w:tcPr>
          <w:p w14:paraId="216B113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melanie.lada@baltimorecity.gov</w:t>
            </w:r>
          </w:p>
        </w:tc>
      </w:tr>
      <w:tr w:rsidR="00D17821" w:rsidRPr="00130A97" w14:paraId="2BACEAB3"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858F33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Mayor's Office of Recovery Programs</w:t>
            </w:r>
          </w:p>
        </w:tc>
        <w:tc>
          <w:tcPr>
            <w:tcW w:w="2880" w:type="dxa"/>
            <w:tcBorders>
              <w:top w:val="nil"/>
              <w:left w:val="nil"/>
              <w:bottom w:val="single" w:sz="4" w:space="0" w:color="auto"/>
              <w:right w:val="single" w:sz="4" w:space="0" w:color="auto"/>
            </w:tcBorders>
            <w:noWrap/>
            <w:vAlign w:val="bottom"/>
            <w:hideMark/>
          </w:tcPr>
          <w:p w14:paraId="07778A0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0FF80558"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38F1B4A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268287D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3B4A20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M-R Baltimore City Public Schools</w:t>
            </w:r>
          </w:p>
        </w:tc>
        <w:tc>
          <w:tcPr>
            <w:tcW w:w="2880" w:type="dxa"/>
            <w:tcBorders>
              <w:top w:val="nil"/>
              <w:left w:val="nil"/>
              <w:bottom w:val="single" w:sz="4" w:space="0" w:color="auto"/>
              <w:right w:val="single" w:sz="4" w:space="0" w:color="auto"/>
            </w:tcBorders>
            <w:noWrap/>
            <w:vAlign w:val="bottom"/>
            <w:hideMark/>
          </w:tcPr>
          <w:p w14:paraId="63B9C26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686503D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0652834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65F0D10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8A22F8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M-R Cable and Communications</w:t>
            </w:r>
          </w:p>
        </w:tc>
        <w:tc>
          <w:tcPr>
            <w:tcW w:w="2880" w:type="dxa"/>
            <w:tcBorders>
              <w:top w:val="nil"/>
              <w:left w:val="nil"/>
              <w:bottom w:val="single" w:sz="4" w:space="0" w:color="auto"/>
              <w:right w:val="single" w:sz="4" w:space="0" w:color="auto"/>
            </w:tcBorders>
            <w:noWrap/>
            <w:vAlign w:val="bottom"/>
            <w:hideMark/>
          </w:tcPr>
          <w:p w14:paraId="0106218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634085E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3D5E4E5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4487934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28FB67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M-R Office of Small Minority Business Advocacy &amp; Development</w:t>
            </w:r>
          </w:p>
        </w:tc>
        <w:tc>
          <w:tcPr>
            <w:tcW w:w="2880" w:type="dxa"/>
            <w:tcBorders>
              <w:top w:val="nil"/>
              <w:left w:val="nil"/>
              <w:bottom w:val="single" w:sz="4" w:space="0" w:color="auto"/>
              <w:right w:val="single" w:sz="4" w:space="0" w:color="auto"/>
            </w:tcBorders>
            <w:noWrap/>
            <w:vAlign w:val="bottom"/>
            <w:hideMark/>
          </w:tcPr>
          <w:p w14:paraId="3E579A3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41C3350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78D5FE3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19CA2356"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029BCE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Office of Equity and Civil Rights</w:t>
            </w:r>
          </w:p>
        </w:tc>
        <w:tc>
          <w:tcPr>
            <w:tcW w:w="2880" w:type="dxa"/>
            <w:tcBorders>
              <w:top w:val="nil"/>
              <w:left w:val="nil"/>
              <w:bottom w:val="single" w:sz="4" w:space="0" w:color="auto"/>
              <w:right w:val="single" w:sz="4" w:space="0" w:color="auto"/>
            </w:tcBorders>
            <w:noWrap/>
            <w:vAlign w:val="bottom"/>
            <w:hideMark/>
          </w:tcPr>
          <w:p w14:paraId="7C41711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759B700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 Lada</w:t>
            </w:r>
          </w:p>
        </w:tc>
        <w:tc>
          <w:tcPr>
            <w:tcW w:w="4464" w:type="dxa"/>
            <w:tcBorders>
              <w:top w:val="nil"/>
              <w:left w:val="nil"/>
              <w:bottom w:val="single" w:sz="4" w:space="0" w:color="auto"/>
              <w:right w:val="single" w:sz="4" w:space="0" w:color="auto"/>
            </w:tcBorders>
            <w:noWrap/>
            <w:vAlign w:val="bottom"/>
            <w:hideMark/>
          </w:tcPr>
          <w:p w14:paraId="6725375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melanie.lada@baltimorecity.gov</w:t>
            </w:r>
          </w:p>
        </w:tc>
      </w:tr>
      <w:tr w:rsidR="00D17821" w:rsidRPr="00130A97" w14:paraId="157D40C4"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7ABA5C5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Office of the Inspector General</w:t>
            </w:r>
          </w:p>
        </w:tc>
        <w:tc>
          <w:tcPr>
            <w:tcW w:w="2880" w:type="dxa"/>
            <w:tcBorders>
              <w:top w:val="nil"/>
              <w:left w:val="nil"/>
              <w:bottom w:val="single" w:sz="4" w:space="0" w:color="auto"/>
              <w:right w:val="single" w:sz="4" w:space="0" w:color="auto"/>
            </w:tcBorders>
            <w:noWrap/>
            <w:vAlign w:val="bottom"/>
            <w:hideMark/>
          </w:tcPr>
          <w:p w14:paraId="5A74E44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5167131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 Lada</w:t>
            </w:r>
          </w:p>
        </w:tc>
        <w:tc>
          <w:tcPr>
            <w:tcW w:w="4464" w:type="dxa"/>
            <w:tcBorders>
              <w:top w:val="nil"/>
              <w:left w:val="nil"/>
              <w:bottom w:val="single" w:sz="4" w:space="0" w:color="auto"/>
              <w:right w:val="single" w:sz="4" w:space="0" w:color="auto"/>
            </w:tcBorders>
            <w:noWrap/>
            <w:vAlign w:val="bottom"/>
            <w:hideMark/>
          </w:tcPr>
          <w:p w14:paraId="7A54779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melanie.lada@baltimorecity.gov</w:t>
            </w:r>
          </w:p>
        </w:tc>
      </w:tr>
      <w:tr w:rsidR="00D17821" w:rsidRPr="00130A97" w14:paraId="75F898BA"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012A4F6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Office of the Labor Commissioner</w:t>
            </w:r>
          </w:p>
        </w:tc>
        <w:tc>
          <w:tcPr>
            <w:tcW w:w="2880" w:type="dxa"/>
            <w:tcBorders>
              <w:top w:val="nil"/>
              <w:left w:val="nil"/>
              <w:bottom w:val="single" w:sz="4" w:space="0" w:color="auto"/>
              <w:right w:val="single" w:sz="4" w:space="0" w:color="auto"/>
            </w:tcBorders>
            <w:noWrap/>
            <w:vAlign w:val="bottom"/>
            <w:hideMark/>
          </w:tcPr>
          <w:p w14:paraId="4F34349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20D1BA4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 Buckborough</w:t>
            </w:r>
          </w:p>
        </w:tc>
        <w:tc>
          <w:tcPr>
            <w:tcW w:w="4464" w:type="dxa"/>
            <w:tcBorders>
              <w:top w:val="nil"/>
              <w:left w:val="nil"/>
              <w:bottom w:val="single" w:sz="4" w:space="0" w:color="auto"/>
              <w:right w:val="single" w:sz="4" w:space="0" w:color="auto"/>
            </w:tcBorders>
            <w:noWrap/>
            <w:vAlign w:val="bottom"/>
            <w:hideMark/>
          </w:tcPr>
          <w:p w14:paraId="28E50B8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Ethan.Buckborough@baltimorecity.gov</w:t>
            </w:r>
          </w:p>
        </w:tc>
      </w:tr>
      <w:tr w:rsidR="00D17821" w:rsidRPr="00130A97" w14:paraId="17C6068E"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D08117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Parking Authority</w:t>
            </w:r>
          </w:p>
        </w:tc>
        <w:tc>
          <w:tcPr>
            <w:tcW w:w="2880" w:type="dxa"/>
            <w:tcBorders>
              <w:top w:val="nil"/>
              <w:left w:val="nil"/>
              <w:bottom w:val="single" w:sz="4" w:space="0" w:color="auto"/>
              <w:right w:val="single" w:sz="4" w:space="0" w:color="auto"/>
            </w:tcBorders>
            <w:noWrap/>
            <w:vAlign w:val="bottom"/>
            <w:hideMark/>
          </w:tcPr>
          <w:p w14:paraId="1993638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465E866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33567B54"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2D6F4E3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2F6428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Planning</w:t>
            </w:r>
          </w:p>
        </w:tc>
        <w:tc>
          <w:tcPr>
            <w:tcW w:w="2880" w:type="dxa"/>
            <w:tcBorders>
              <w:top w:val="nil"/>
              <w:left w:val="nil"/>
              <w:bottom w:val="single" w:sz="4" w:space="0" w:color="auto"/>
              <w:right w:val="single" w:sz="4" w:space="0" w:color="auto"/>
            </w:tcBorders>
            <w:noWrap/>
            <w:vAlign w:val="bottom"/>
            <w:hideMark/>
          </w:tcPr>
          <w:p w14:paraId="5C63708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6DE03D4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4E9B0DD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284D7334"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218950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Police</w:t>
            </w:r>
          </w:p>
        </w:tc>
        <w:tc>
          <w:tcPr>
            <w:tcW w:w="2880" w:type="dxa"/>
            <w:tcBorders>
              <w:top w:val="nil"/>
              <w:left w:val="nil"/>
              <w:bottom w:val="single" w:sz="4" w:space="0" w:color="auto"/>
              <w:right w:val="single" w:sz="4" w:space="0" w:color="auto"/>
            </w:tcBorders>
            <w:noWrap/>
            <w:vAlign w:val="bottom"/>
            <w:hideMark/>
          </w:tcPr>
          <w:p w14:paraId="24193F5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779F259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 Lu</w:t>
            </w:r>
          </w:p>
        </w:tc>
        <w:tc>
          <w:tcPr>
            <w:tcW w:w="4464" w:type="dxa"/>
            <w:tcBorders>
              <w:top w:val="nil"/>
              <w:left w:val="nil"/>
              <w:bottom w:val="single" w:sz="4" w:space="0" w:color="auto"/>
              <w:right w:val="single" w:sz="4" w:space="0" w:color="auto"/>
            </w:tcBorders>
            <w:noWrap/>
            <w:vAlign w:val="bottom"/>
            <w:hideMark/>
          </w:tcPr>
          <w:p w14:paraId="2F714AC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darren.lu@baltimorecity.gov</w:t>
            </w:r>
          </w:p>
        </w:tc>
      </w:tr>
      <w:tr w:rsidR="00D17821" w:rsidRPr="00130A97" w14:paraId="3737A3C3"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E49685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Public Works</w:t>
            </w:r>
          </w:p>
        </w:tc>
        <w:tc>
          <w:tcPr>
            <w:tcW w:w="2880" w:type="dxa"/>
            <w:tcBorders>
              <w:top w:val="nil"/>
              <w:left w:val="nil"/>
              <w:bottom w:val="single" w:sz="4" w:space="0" w:color="auto"/>
              <w:right w:val="single" w:sz="4" w:space="0" w:color="auto"/>
            </w:tcBorders>
            <w:noWrap/>
            <w:vAlign w:val="bottom"/>
            <w:hideMark/>
          </w:tcPr>
          <w:p w14:paraId="21355C6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1727949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 Hackett</w:t>
            </w:r>
          </w:p>
        </w:tc>
        <w:tc>
          <w:tcPr>
            <w:tcW w:w="4464" w:type="dxa"/>
            <w:tcBorders>
              <w:top w:val="nil"/>
              <w:left w:val="nil"/>
              <w:bottom w:val="single" w:sz="4" w:space="0" w:color="auto"/>
              <w:right w:val="single" w:sz="4" w:space="0" w:color="auto"/>
            </w:tcBorders>
            <w:noWrap/>
            <w:vAlign w:val="bottom"/>
            <w:hideMark/>
          </w:tcPr>
          <w:p w14:paraId="647D552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ross.hackett@baltimorecity.gov</w:t>
            </w:r>
          </w:p>
        </w:tc>
      </w:tr>
      <w:tr w:rsidR="00D17821" w:rsidRPr="00130A97" w14:paraId="72950597"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6C92425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Recreation and Parks</w:t>
            </w:r>
          </w:p>
        </w:tc>
        <w:tc>
          <w:tcPr>
            <w:tcW w:w="2880" w:type="dxa"/>
            <w:tcBorders>
              <w:top w:val="nil"/>
              <w:left w:val="nil"/>
              <w:bottom w:val="single" w:sz="4" w:space="0" w:color="auto"/>
              <w:right w:val="single" w:sz="4" w:space="0" w:color="auto"/>
            </w:tcBorders>
            <w:noWrap/>
            <w:vAlign w:val="bottom"/>
            <w:hideMark/>
          </w:tcPr>
          <w:p w14:paraId="4207B68F"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3CF3533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5DCBE82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7E2717C9"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5A04564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Sheriff's Office</w:t>
            </w:r>
          </w:p>
        </w:tc>
        <w:tc>
          <w:tcPr>
            <w:tcW w:w="2880" w:type="dxa"/>
            <w:tcBorders>
              <w:top w:val="nil"/>
              <w:left w:val="nil"/>
              <w:bottom w:val="single" w:sz="4" w:space="0" w:color="auto"/>
              <w:right w:val="single" w:sz="4" w:space="0" w:color="auto"/>
            </w:tcBorders>
            <w:noWrap/>
            <w:vAlign w:val="bottom"/>
            <w:hideMark/>
          </w:tcPr>
          <w:p w14:paraId="736E0B19"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5FACB837"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0023F2D2"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0A109112"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CC86E6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State's Attorney's Office</w:t>
            </w:r>
          </w:p>
        </w:tc>
        <w:tc>
          <w:tcPr>
            <w:tcW w:w="2880" w:type="dxa"/>
            <w:tcBorders>
              <w:top w:val="nil"/>
              <w:left w:val="nil"/>
              <w:bottom w:val="single" w:sz="4" w:space="0" w:color="auto"/>
              <w:right w:val="single" w:sz="4" w:space="0" w:color="auto"/>
            </w:tcBorders>
            <w:noWrap/>
            <w:vAlign w:val="bottom"/>
            <w:hideMark/>
          </w:tcPr>
          <w:p w14:paraId="703F9145"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Independent (Submission Optional)</w:t>
            </w:r>
          </w:p>
        </w:tc>
        <w:tc>
          <w:tcPr>
            <w:tcW w:w="2160" w:type="dxa"/>
            <w:tcBorders>
              <w:top w:val="nil"/>
              <w:left w:val="nil"/>
              <w:bottom w:val="single" w:sz="4" w:space="0" w:color="auto"/>
              <w:right w:val="single" w:sz="4" w:space="0" w:color="auto"/>
            </w:tcBorders>
            <w:noWrap/>
            <w:vAlign w:val="bottom"/>
            <w:hideMark/>
          </w:tcPr>
          <w:p w14:paraId="51B504F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 Harris</w:t>
            </w:r>
          </w:p>
        </w:tc>
        <w:tc>
          <w:tcPr>
            <w:tcW w:w="4464" w:type="dxa"/>
            <w:tcBorders>
              <w:top w:val="nil"/>
              <w:left w:val="nil"/>
              <w:bottom w:val="single" w:sz="4" w:space="0" w:color="auto"/>
              <w:right w:val="single" w:sz="4" w:space="0" w:color="auto"/>
            </w:tcBorders>
            <w:noWrap/>
            <w:vAlign w:val="bottom"/>
            <w:hideMark/>
          </w:tcPr>
          <w:p w14:paraId="288B7B93"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Zachary.Harris@baltimorecity.gov</w:t>
            </w:r>
          </w:p>
        </w:tc>
      </w:tr>
      <w:tr w:rsidR="00D17821" w:rsidRPr="00130A97" w14:paraId="3D27E660"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89A0AC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Transportation</w:t>
            </w:r>
          </w:p>
        </w:tc>
        <w:tc>
          <w:tcPr>
            <w:tcW w:w="2880" w:type="dxa"/>
            <w:tcBorders>
              <w:top w:val="nil"/>
              <w:left w:val="nil"/>
              <w:bottom w:val="single" w:sz="4" w:space="0" w:color="auto"/>
              <w:right w:val="single" w:sz="4" w:space="0" w:color="auto"/>
            </w:tcBorders>
            <w:noWrap/>
            <w:vAlign w:val="bottom"/>
            <w:hideMark/>
          </w:tcPr>
          <w:p w14:paraId="089C205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Mayoral Agency</w:t>
            </w:r>
          </w:p>
        </w:tc>
        <w:tc>
          <w:tcPr>
            <w:tcW w:w="2160" w:type="dxa"/>
            <w:tcBorders>
              <w:top w:val="nil"/>
              <w:left w:val="nil"/>
              <w:bottom w:val="single" w:sz="4" w:space="0" w:color="auto"/>
              <w:right w:val="single" w:sz="4" w:space="0" w:color="auto"/>
            </w:tcBorders>
            <w:noWrap/>
            <w:vAlign w:val="bottom"/>
            <w:hideMark/>
          </w:tcPr>
          <w:p w14:paraId="6891EF0A"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 Gomes</w:t>
            </w:r>
          </w:p>
        </w:tc>
        <w:tc>
          <w:tcPr>
            <w:tcW w:w="4464" w:type="dxa"/>
            <w:tcBorders>
              <w:top w:val="nil"/>
              <w:left w:val="nil"/>
              <w:bottom w:val="single" w:sz="4" w:space="0" w:color="auto"/>
              <w:right w:val="single" w:sz="4" w:space="0" w:color="auto"/>
            </w:tcBorders>
            <w:noWrap/>
            <w:vAlign w:val="bottom"/>
            <w:hideMark/>
          </w:tcPr>
          <w:p w14:paraId="418C446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Nelson.GomesBoronat@baltimorecity.gov</w:t>
            </w:r>
          </w:p>
        </w:tc>
      </w:tr>
      <w:tr w:rsidR="00D17821" w:rsidRPr="00130A97" w14:paraId="5C5E2168"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3EBDC000"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Visit Baltimore</w:t>
            </w:r>
          </w:p>
        </w:tc>
        <w:tc>
          <w:tcPr>
            <w:tcW w:w="2880" w:type="dxa"/>
            <w:tcBorders>
              <w:top w:val="nil"/>
              <w:left w:val="nil"/>
              <w:bottom w:val="single" w:sz="4" w:space="0" w:color="auto"/>
              <w:right w:val="single" w:sz="4" w:space="0" w:color="auto"/>
            </w:tcBorders>
            <w:noWrap/>
            <w:vAlign w:val="bottom"/>
            <w:hideMark/>
          </w:tcPr>
          <w:p w14:paraId="107B92A6"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6FB5AB31"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 Riddler</w:t>
            </w:r>
          </w:p>
        </w:tc>
        <w:tc>
          <w:tcPr>
            <w:tcW w:w="4464" w:type="dxa"/>
            <w:tcBorders>
              <w:top w:val="nil"/>
              <w:left w:val="nil"/>
              <w:bottom w:val="single" w:sz="4" w:space="0" w:color="auto"/>
              <w:right w:val="single" w:sz="4" w:space="0" w:color="auto"/>
            </w:tcBorders>
            <w:noWrap/>
            <w:vAlign w:val="bottom"/>
            <w:hideMark/>
          </w:tcPr>
          <w:p w14:paraId="27755C2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griffin.riddler@baltimorecity.gov</w:t>
            </w:r>
          </w:p>
        </w:tc>
      </w:tr>
      <w:tr w:rsidR="00D17821" w:rsidRPr="00130A97" w14:paraId="3FE302F4" w14:textId="77777777" w:rsidTr="00D17821">
        <w:trPr>
          <w:trHeight w:val="300"/>
        </w:trPr>
        <w:tc>
          <w:tcPr>
            <w:tcW w:w="5035" w:type="dxa"/>
            <w:tcBorders>
              <w:top w:val="nil"/>
              <w:left w:val="single" w:sz="4" w:space="0" w:color="auto"/>
              <w:bottom w:val="single" w:sz="4" w:space="0" w:color="auto"/>
              <w:right w:val="single" w:sz="4" w:space="0" w:color="auto"/>
            </w:tcBorders>
            <w:noWrap/>
            <w:vAlign w:val="bottom"/>
            <w:hideMark/>
          </w:tcPr>
          <w:p w14:paraId="223484AD"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Walters Art Gallery</w:t>
            </w:r>
          </w:p>
        </w:tc>
        <w:tc>
          <w:tcPr>
            <w:tcW w:w="2880" w:type="dxa"/>
            <w:tcBorders>
              <w:top w:val="nil"/>
              <w:left w:val="nil"/>
              <w:bottom w:val="single" w:sz="4" w:space="0" w:color="auto"/>
              <w:right w:val="single" w:sz="4" w:space="0" w:color="auto"/>
            </w:tcBorders>
            <w:noWrap/>
            <w:vAlign w:val="bottom"/>
            <w:hideMark/>
          </w:tcPr>
          <w:p w14:paraId="53D297EB"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Quasi-Agency</w:t>
            </w:r>
          </w:p>
        </w:tc>
        <w:tc>
          <w:tcPr>
            <w:tcW w:w="2160" w:type="dxa"/>
            <w:tcBorders>
              <w:top w:val="nil"/>
              <w:left w:val="nil"/>
              <w:bottom w:val="single" w:sz="4" w:space="0" w:color="auto"/>
              <w:right w:val="single" w:sz="4" w:space="0" w:color="auto"/>
            </w:tcBorders>
            <w:noWrap/>
            <w:vAlign w:val="bottom"/>
            <w:hideMark/>
          </w:tcPr>
          <w:p w14:paraId="511AFF9E"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 Schulte</w:t>
            </w:r>
          </w:p>
        </w:tc>
        <w:tc>
          <w:tcPr>
            <w:tcW w:w="4464" w:type="dxa"/>
            <w:tcBorders>
              <w:top w:val="nil"/>
              <w:left w:val="nil"/>
              <w:bottom w:val="single" w:sz="4" w:space="0" w:color="auto"/>
              <w:right w:val="single" w:sz="4" w:space="0" w:color="auto"/>
            </w:tcBorders>
            <w:noWrap/>
            <w:vAlign w:val="bottom"/>
            <w:hideMark/>
          </w:tcPr>
          <w:p w14:paraId="13CD23CC" w14:textId="77777777" w:rsidR="00D17821" w:rsidRPr="00130A97" w:rsidRDefault="00D17821" w:rsidP="00130A97">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Sarah.Schulte@baltimorecity.gov</w:t>
            </w:r>
          </w:p>
        </w:tc>
      </w:tr>
    </w:tbl>
    <w:p w14:paraId="3C9430A2" w14:textId="713318E3" w:rsidR="7A7B4E84" w:rsidRDefault="479CC037" w:rsidP="3030B02C">
      <w:pPr>
        <w:rPr>
          <w:rFonts w:asciiTheme="majorHAnsi" w:hAnsiTheme="majorHAnsi" w:cstheme="majorBidi"/>
        </w:rPr>
      </w:pPr>
      <w:r>
        <w:rPr>
          <w:rFonts w:asciiTheme="majorHAnsi" w:hAnsiTheme="majorHAnsi" w:cstheme="majorBidi"/>
        </w:rPr>
        <w:t xml:space="preserve"> </w:t>
      </w:r>
    </w:p>
    <w:p w14:paraId="346E8135" w14:textId="77777777" w:rsidR="00622522" w:rsidRDefault="00622522" w:rsidP="3030B02C">
      <w:pPr>
        <w:rPr>
          <w:rFonts w:asciiTheme="majorHAnsi" w:hAnsiTheme="majorHAnsi" w:cstheme="majorBidi"/>
        </w:rPr>
      </w:pPr>
    </w:p>
    <w:p w14:paraId="7F9F2506" w14:textId="77777777" w:rsidR="00052128" w:rsidRDefault="00E83B25" w:rsidP="3030B02C">
      <w:pPr>
        <w:rPr>
          <w:rFonts w:asciiTheme="majorHAnsi" w:hAnsiTheme="majorHAnsi" w:cstheme="majorBidi"/>
        </w:rPr>
        <w:sectPr w:rsidR="00052128" w:rsidSect="00AA6A9D">
          <w:pgSz w:w="15840" w:h="12240" w:orient="landscape"/>
          <w:pgMar w:top="720" w:right="720" w:bottom="720" w:left="720" w:header="720" w:footer="720" w:gutter="0"/>
          <w:cols w:space="720"/>
          <w:docGrid w:linePitch="360"/>
        </w:sectPr>
      </w:pPr>
      <w:r>
        <w:rPr>
          <w:rFonts w:asciiTheme="majorHAnsi" w:hAnsiTheme="majorHAnsi" w:cstheme="majorBidi"/>
        </w:rPr>
        <w:br w:type="page"/>
      </w:r>
    </w:p>
    <w:p w14:paraId="2BBAD69C" w14:textId="1EDA90E9" w:rsidR="00A45AFD" w:rsidRDefault="00A45AFD" w:rsidP="00826293"/>
    <w:p w14:paraId="3EB654B8" w14:textId="05A908CD" w:rsidR="00A45AFD" w:rsidRDefault="006B5F70">
      <w:pPr>
        <w:pStyle w:val="Heading1"/>
      </w:pPr>
      <w:bookmarkStart w:id="120" w:name="_Toc233365956"/>
      <w:r>
        <w:t>Part V: Appendices</w:t>
      </w:r>
      <w:bookmarkEnd w:id="120"/>
    </w:p>
    <w:p w14:paraId="65BD316D" w14:textId="67B4961A" w:rsidR="00AA6A9D" w:rsidRDefault="00AA6A9D" w:rsidP="00D83E21">
      <w:pPr>
        <w:pStyle w:val="Heading2"/>
      </w:pPr>
      <w:bookmarkStart w:id="121" w:name="_Toc233365957"/>
      <w:r>
        <w:t>Appendix A: Uniform Timeline</w:t>
      </w:r>
      <w:bookmarkEnd w:id="121"/>
    </w:p>
    <w:p w14:paraId="261E0787" w14:textId="77777777" w:rsidR="00AA6A9D" w:rsidRDefault="00AA6A9D" w:rsidP="234CA095">
      <w:pPr>
        <w:rPr>
          <w:rFonts w:asciiTheme="majorHAnsi" w:hAnsiTheme="majorHAnsi" w:cstheme="majorBidi"/>
        </w:rPr>
      </w:pPr>
      <w:r w:rsidRPr="234CA095">
        <w:rPr>
          <w:rFonts w:asciiTheme="majorHAnsi" w:hAnsiTheme="majorHAnsi" w:cstheme="majorBidi"/>
        </w:rPr>
        <w:t xml:space="preserve">The table below summarizes major milestones for the Fiscal 2027 performance, and budget processes. All dates outlined below are subject to change throughout the planning process. The Executing Agency </w:t>
      </w:r>
      <w:del w:id="122" w:author="Kerney, Shamiah (Mayor's Office)" w:date="2026-06-29T17:48:00Z" w16du:dateUtc="2026-06-29T17:48:21Z">
        <w:r w:rsidRPr="234CA095" w:rsidDel="00AA6A9D">
          <w:rPr>
            <w:rFonts w:asciiTheme="majorHAnsi" w:hAnsiTheme="majorHAnsi" w:cstheme="majorBidi"/>
          </w:rPr>
          <w:delText xml:space="preserve"> </w:delText>
        </w:r>
      </w:del>
      <w:r w:rsidRPr="234CA095">
        <w:rPr>
          <w:rFonts w:asciiTheme="majorHAnsi" w:hAnsiTheme="majorHAnsi" w:cstheme="majorBidi"/>
        </w:rPr>
        <w:t>will continue to notify agencies of upcoming or revised milestones and deadlines associated with these processes.</w:t>
      </w:r>
    </w:p>
    <w:p w14:paraId="4E535777" w14:textId="0BA03411" w:rsidR="00F104B0" w:rsidRPr="00F104B0" w:rsidRDefault="00F104B0" w:rsidP="00AA6A9D">
      <w:pPr>
        <w:rPr>
          <w:rFonts w:asciiTheme="majorHAnsi" w:hAnsiTheme="majorHAnsi" w:cstheme="majorHAnsi"/>
          <w:i/>
          <w:iCs/>
        </w:rPr>
      </w:pPr>
      <w:r>
        <w:rPr>
          <w:rFonts w:asciiTheme="majorHAnsi" w:hAnsiTheme="majorHAnsi" w:cstheme="majorHAnsi"/>
          <w:i/>
          <w:iCs/>
        </w:rPr>
        <w:t>Please note that all dates listed are estimated and subject change.</w:t>
      </w:r>
    </w:p>
    <w:p w14:paraId="419ED785" w14:textId="77777777" w:rsidR="00AA6A9D" w:rsidRDefault="00AA6A9D" w:rsidP="00D83E21">
      <w:pPr>
        <w:pStyle w:val="Heading3"/>
      </w:pPr>
      <w:bookmarkStart w:id="123" w:name="_Toc233012705"/>
      <w:bookmarkStart w:id="124" w:name="_Toc233012899"/>
      <w:bookmarkStart w:id="125" w:name="_Toc233365958"/>
      <w:r>
        <w:t>Performance Management</w:t>
      </w:r>
      <w:bookmarkEnd w:id="123"/>
      <w:bookmarkEnd w:id="124"/>
      <w:bookmarkEnd w:id="125"/>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2"/>
        <w:gridCol w:w="1270"/>
        <w:gridCol w:w="6128"/>
        <w:gridCol w:w="1440"/>
      </w:tblGrid>
      <w:tr w:rsidR="00AA6A9D" w:rsidRPr="004823BD" w14:paraId="61234C84" w14:textId="77777777" w:rsidTr="234CA0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shd w:val="clear" w:color="auto" w:fill="44546A" w:themeFill="text2"/>
          </w:tcPr>
          <w:p w14:paraId="05BEEA81" w14:textId="77777777" w:rsidR="00AA6A9D" w:rsidRPr="004823BD" w:rsidRDefault="00AA6A9D" w:rsidP="00DD0C85">
            <w:pPr>
              <w:rPr>
                <w:rFonts w:asciiTheme="majorHAnsi" w:hAnsiTheme="majorHAnsi" w:cstheme="majorBidi"/>
                <w:b w:val="0"/>
                <w:bCs w:val="0"/>
                <w:color w:val="E7E6E6" w:themeColor="background2"/>
              </w:rPr>
            </w:pPr>
            <w:r>
              <w:rPr>
                <w:rFonts w:asciiTheme="majorHAnsi" w:hAnsiTheme="majorHAnsi" w:cstheme="majorBidi"/>
                <w:b w:val="0"/>
                <w:bCs w:val="0"/>
                <w:color w:val="E7E6E6" w:themeColor="background2"/>
              </w:rPr>
              <w:t>Start Date</w:t>
            </w:r>
          </w:p>
        </w:tc>
        <w:tc>
          <w:tcPr>
            <w:tcW w:w="1270" w:type="dxa"/>
            <w:shd w:val="clear" w:color="auto" w:fill="44546A" w:themeFill="text2"/>
          </w:tcPr>
          <w:p w14:paraId="0836FA88" w14:textId="77777777" w:rsidR="00AA6A9D" w:rsidRPr="004823BD" w:rsidRDefault="00AA6A9D"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End Date</w:t>
            </w:r>
          </w:p>
        </w:tc>
        <w:tc>
          <w:tcPr>
            <w:tcW w:w="6128" w:type="dxa"/>
            <w:shd w:val="clear" w:color="auto" w:fill="44546A" w:themeFill="text2"/>
          </w:tcPr>
          <w:p w14:paraId="4035F891" w14:textId="77777777" w:rsidR="00AA6A9D" w:rsidRPr="004823BD" w:rsidRDefault="00AA6A9D"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Milestone</w:t>
            </w:r>
          </w:p>
        </w:tc>
        <w:tc>
          <w:tcPr>
            <w:tcW w:w="1440" w:type="dxa"/>
            <w:shd w:val="clear" w:color="auto" w:fill="44546A" w:themeFill="text2"/>
          </w:tcPr>
          <w:p w14:paraId="718D9F40" w14:textId="77777777" w:rsidR="00AA6A9D" w:rsidRPr="004823BD" w:rsidRDefault="00AA6A9D"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Executing Agency</w:t>
            </w:r>
          </w:p>
        </w:tc>
      </w:tr>
      <w:tr w:rsidR="00AA6A9D" w:rsidRPr="004823BD" w14:paraId="1CB01D2B"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223B3DF2" w14:textId="77777777" w:rsidR="00AA6A9D" w:rsidRPr="004823BD" w:rsidRDefault="00AA6A9D" w:rsidP="00DD0C85">
            <w:pPr>
              <w:rPr>
                <w:rFonts w:asciiTheme="majorHAnsi" w:hAnsiTheme="majorHAnsi" w:cstheme="majorBidi"/>
                <w:b w:val="0"/>
                <w:bCs w:val="0"/>
              </w:rPr>
            </w:pPr>
            <w:r>
              <w:rPr>
                <w:b w:val="0"/>
                <w:bCs w:val="0"/>
              </w:rPr>
              <w:t>July 7</w:t>
            </w:r>
          </w:p>
        </w:tc>
        <w:tc>
          <w:tcPr>
            <w:tcW w:w="1270" w:type="dxa"/>
            <w:tcBorders>
              <w:top w:val="single" w:sz="8" w:space="0" w:color="808080" w:themeColor="background1" w:themeShade="80"/>
              <w:bottom w:val="single" w:sz="8" w:space="0" w:color="808080" w:themeColor="background1" w:themeShade="80"/>
            </w:tcBorders>
            <w:vAlign w:val="center"/>
          </w:tcPr>
          <w:p w14:paraId="55C42629" w14:textId="77777777" w:rsidR="00AA6A9D" w:rsidRPr="004823BD" w:rsidRDefault="00AA6A9D" w:rsidP="234CA09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August 30</w:t>
            </w:r>
            <w:del w:id="126" w:author="Kerney, Shamiah (Mayor's Office)" w:date="2026-06-29T17:48:00Z" w16du:dateUtc="2026-06-29T17:48:36Z">
              <w:r w:rsidRPr="234CA095" w:rsidDel="00AA6A9D">
                <w:rPr>
                  <w:vertAlign w:val="superscript"/>
                </w:rPr>
                <w:delText>th</w:delText>
              </w:r>
            </w:del>
          </w:p>
        </w:tc>
        <w:tc>
          <w:tcPr>
            <w:tcW w:w="6128" w:type="dxa"/>
            <w:tcBorders>
              <w:top w:val="single" w:sz="8" w:space="0" w:color="808080" w:themeColor="background1" w:themeShade="80"/>
              <w:bottom w:val="single" w:sz="8" w:space="0" w:color="808080" w:themeColor="background1" w:themeShade="80"/>
            </w:tcBorders>
          </w:tcPr>
          <w:p w14:paraId="60F8C40A"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t>FY26 Q4 and EOY Data due</w:t>
            </w:r>
          </w:p>
        </w:tc>
        <w:tc>
          <w:tcPr>
            <w:tcW w:w="1440" w:type="dxa"/>
            <w:tcBorders>
              <w:top w:val="single" w:sz="8" w:space="0" w:color="808080" w:themeColor="background1" w:themeShade="80"/>
              <w:bottom w:val="single" w:sz="8" w:space="0" w:color="808080" w:themeColor="background1" w:themeShade="80"/>
            </w:tcBorders>
          </w:tcPr>
          <w:p w14:paraId="4285A8F8"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t>OPI</w:t>
            </w:r>
          </w:p>
        </w:tc>
      </w:tr>
      <w:tr w:rsidR="00AA6A9D" w14:paraId="0C726191" w14:textId="77777777" w:rsidTr="234CA095">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2B5BC3C1" w14:textId="77777777" w:rsidR="00AA6A9D" w:rsidRDefault="00AA6A9D" w:rsidP="00DD0C85">
            <w:pPr>
              <w:rPr>
                <w:b w:val="0"/>
                <w:bCs w:val="0"/>
              </w:rPr>
            </w:pPr>
            <w:r>
              <w:rPr>
                <w:b w:val="0"/>
                <w:bCs w:val="0"/>
              </w:rPr>
              <w:t>July 13</w:t>
            </w:r>
          </w:p>
        </w:tc>
        <w:tc>
          <w:tcPr>
            <w:tcW w:w="1270" w:type="dxa"/>
            <w:tcBorders>
              <w:top w:val="single" w:sz="8" w:space="0" w:color="808080" w:themeColor="background1" w:themeShade="80"/>
              <w:bottom w:val="single" w:sz="8" w:space="0" w:color="808080" w:themeColor="background1" w:themeShade="80"/>
            </w:tcBorders>
            <w:vAlign w:val="center"/>
          </w:tcPr>
          <w:p w14:paraId="7A718160" w14:textId="77777777" w:rsidR="00AA6A9D" w:rsidRDefault="00AA6A9D" w:rsidP="234CA09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September 30</w:t>
            </w:r>
            <w:del w:id="127" w:author="Kerney, Shamiah (Mayor's Office)" w:date="2026-06-29T17:48:00Z" w16du:dateUtc="2026-06-29T17:48:41Z">
              <w:r w:rsidRPr="234CA095" w:rsidDel="00AA6A9D">
                <w:rPr>
                  <w:vertAlign w:val="superscript"/>
                </w:rPr>
                <w:delText>th</w:delText>
              </w:r>
            </w:del>
          </w:p>
        </w:tc>
        <w:tc>
          <w:tcPr>
            <w:tcW w:w="6128" w:type="dxa"/>
            <w:tcBorders>
              <w:top w:val="single" w:sz="8" w:space="0" w:color="808080" w:themeColor="background1" w:themeShade="80"/>
              <w:bottom w:val="single" w:sz="8" w:space="0" w:color="808080" w:themeColor="background1" w:themeShade="80"/>
            </w:tcBorders>
          </w:tcPr>
          <w:p w14:paraId="6F7D3DE7"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Validation of Mayor’s Action Plan Metrics and Quality Check of FY26 Data Submissions</w:t>
            </w:r>
          </w:p>
        </w:tc>
        <w:tc>
          <w:tcPr>
            <w:tcW w:w="1440" w:type="dxa"/>
            <w:tcBorders>
              <w:top w:val="single" w:sz="8" w:space="0" w:color="808080" w:themeColor="background1" w:themeShade="80"/>
              <w:bottom w:val="single" w:sz="8" w:space="0" w:color="808080" w:themeColor="background1" w:themeShade="80"/>
            </w:tcBorders>
          </w:tcPr>
          <w:p w14:paraId="32BCB4D7"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OPI</w:t>
            </w:r>
          </w:p>
        </w:tc>
      </w:tr>
      <w:tr w:rsidR="00AA6A9D" w:rsidRPr="001300C5" w14:paraId="21C5C77E"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1B15B9C4" w14:textId="77777777" w:rsidR="00AA6A9D" w:rsidRPr="00D83E21" w:rsidRDefault="00AA6A9D" w:rsidP="00DD0C85">
            <w:pPr>
              <w:rPr>
                <w:b w:val="0"/>
                <w:bCs w:val="0"/>
              </w:rPr>
            </w:pPr>
            <w:r>
              <w:rPr>
                <w:b w:val="0"/>
                <w:bCs w:val="0"/>
              </w:rPr>
              <w:t>September 1</w:t>
            </w:r>
          </w:p>
        </w:tc>
        <w:tc>
          <w:tcPr>
            <w:tcW w:w="1270" w:type="dxa"/>
            <w:tcBorders>
              <w:top w:val="single" w:sz="8" w:space="0" w:color="808080" w:themeColor="background1" w:themeShade="80"/>
              <w:bottom w:val="single" w:sz="8" w:space="0" w:color="808080" w:themeColor="background1" w:themeShade="80"/>
            </w:tcBorders>
            <w:vAlign w:val="center"/>
          </w:tcPr>
          <w:p w14:paraId="2B844F9F" w14:textId="77777777" w:rsidR="00AA6A9D" w:rsidRPr="002F727D" w:rsidRDefault="00AA6A9D" w:rsidP="00DD0C85">
            <w:pPr>
              <w:cnfStyle w:val="000000100000" w:firstRow="0" w:lastRow="0" w:firstColumn="0" w:lastColumn="0" w:oddVBand="0" w:evenVBand="0" w:oddHBand="1" w:evenHBand="0" w:firstRowFirstColumn="0" w:firstRowLastColumn="0" w:lastRowFirstColumn="0" w:lastRowLastColumn="0"/>
            </w:pPr>
            <w:r>
              <w:t>Ongoing</w:t>
            </w:r>
          </w:p>
        </w:tc>
        <w:tc>
          <w:tcPr>
            <w:tcW w:w="6128" w:type="dxa"/>
            <w:tcBorders>
              <w:top w:val="single" w:sz="8" w:space="0" w:color="808080" w:themeColor="background1" w:themeShade="80"/>
              <w:bottom w:val="single" w:sz="8" w:space="0" w:color="808080" w:themeColor="background1" w:themeShade="80"/>
            </w:tcBorders>
            <w:vAlign w:val="center"/>
          </w:tcPr>
          <w:p w14:paraId="0DEF622D" w14:textId="77777777" w:rsidR="00AA6A9D" w:rsidRPr="002F727D" w:rsidRDefault="00AA6A9D" w:rsidP="00DD0C85">
            <w:pPr>
              <w:cnfStyle w:val="000000100000" w:firstRow="0" w:lastRow="0" w:firstColumn="0" w:lastColumn="0" w:oddVBand="0" w:evenVBand="0" w:oddHBand="1" w:evenHBand="0" w:firstRowFirstColumn="0" w:firstRowLastColumn="0" w:lastRowFirstColumn="0" w:lastRowLastColumn="0"/>
            </w:pPr>
            <w:r>
              <w:t>FY27 CitiStat Meetings begin for most agencies</w:t>
            </w:r>
          </w:p>
        </w:tc>
        <w:tc>
          <w:tcPr>
            <w:tcW w:w="1440" w:type="dxa"/>
            <w:tcBorders>
              <w:top w:val="single" w:sz="8" w:space="0" w:color="808080" w:themeColor="background1" w:themeShade="80"/>
              <w:bottom w:val="single" w:sz="8" w:space="0" w:color="808080" w:themeColor="background1" w:themeShade="80"/>
            </w:tcBorders>
          </w:tcPr>
          <w:p w14:paraId="339622E7" w14:textId="77777777" w:rsidR="00AA6A9D" w:rsidRPr="002F727D" w:rsidRDefault="00AA6A9D" w:rsidP="00DD0C85">
            <w:pPr>
              <w:cnfStyle w:val="000000100000" w:firstRow="0" w:lastRow="0" w:firstColumn="0" w:lastColumn="0" w:oddVBand="0" w:evenVBand="0" w:oddHBand="1" w:evenHBand="0" w:firstRowFirstColumn="0" w:firstRowLastColumn="0" w:lastRowFirstColumn="0" w:lastRowLastColumn="0"/>
            </w:pPr>
            <w:r>
              <w:t>OPI</w:t>
            </w:r>
          </w:p>
        </w:tc>
      </w:tr>
      <w:tr w:rsidR="00AA6A9D" w:rsidRPr="001300C5" w14:paraId="7CABCF6C" w14:textId="77777777" w:rsidTr="234CA095">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3B8302DE" w14:textId="77777777" w:rsidR="00AA6A9D" w:rsidRDefault="00AA6A9D" w:rsidP="00DD0C85">
            <w:pPr>
              <w:rPr>
                <w:rFonts w:asciiTheme="majorHAnsi" w:hAnsiTheme="majorHAnsi" w:cstheme="majorBidi"/>
                <w:b w:val="0"/>
                <w:bCs w:val="0"/>
              </w:rPr>
            </w:pPr>
            <w:r>
              <w:rPr>
                <w:b w:val="0"/>
                <w:bCs w:val="0"/>
              </w:rPr>
              <w:t>September 30</w:t>
            </w:r>
          </w:p>
        </w:tc>
        <w:tc>
          <w:tcPr>
            <w:tcW w:w="1270" w:type="dxa"/>
            <w:tcBorders>
              <w:top w:val="single" w:sz="8" w:space="0" w:color="808080" w:themeColor="background1" w:themeShade="80"/>
              <w:bottom w:val="single" w:sz="8" w:space="0" w:color="808080" w:themeColor="background1" w:themeShade="80"/>
            </w:tcBorders>
            <w:vAlign w:val="center"/>
          </w:tcPr>
          <w:p w14:paraId="2C11CD2D"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November 13</w:t>
            </w:r>
          </w:p>
        </w:tc>
        <w:tc>
          <w:tcPr>
            <w:tcW w:w="6128" w:type="dxa"/>
            <w:tcBorders>
              <w:top w:val="single" w:sz="8" w:space="0" w:color="808080" w:themeColor="background1" w:themeShade="80"/>
              <w:bottom w:val="single" w:sz="8" w:space="0" w:color="808080" w:themeColor="background1" w:themeShade="80"/>
            </w:tcBorders>
          </w:tcPr>
          <w:p w14:paraId="41F8F89C"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FY27 Q1 Data Due</w:t>
            </w:r>
          </w:p>
        </w:tc>
        <w:tc>
          <w:tcPr>
            <w:tcW w:w="1440" w:type="dxa"/>
            <w:tcBorders>
              <w:top w:val="single" w:sz="8" w:space="0" w:color="808080" w:themeColor="background1" w:themeShade="80"/>
              <w:bottom w:val="single" w:sz="8" w:space="0" w:color="808080" w:themeColor="background1" w:themeShade="80"/>
            </w:tcBorders>
          </w:tcPr>
          <w:p w14:paraId="07665A88"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OPI</w:t>
            </w:r>
          </w:p>
        </w:tc>
      </w:tr>
      <w:tr w:rsidR="00941333" w:rsidRPr="001300C5" w14:paraId="3CA22D0C"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4BF2B46D" w14:textId="6C8B79F7" w:rsidR="00941333" w:rsidRPr="002F727D" w:rsidRDefault="00941333" w:rsidP="00941333">
            <w:r>
              <w:rPr>
                <w:b w:val="0"/>
                <w:bCs w:val="0"/>
              </w:rPr>
              <w:t>December 2</w:t>
            </w:r>
          </w:p>
        </w:tc>
        <w:tc>
          <w:tcPr>
            <w:tcW w:w="1270" w:type="dxa"/>
            <w:tcBorders>
              <w:top w:val="single" w:sz="8" w:space="0" w:color="808080" w:themeColor="background1" w:themeShade="80"/>
              <w:bottom w:val="single" w:sz="8" w:space="0" w:color="808080" w:themeColor="background1" w:themeShade="80"/>
            </w:tcBorders>
            <w:vAlign w:val="center"/>
          </w:tcPr>
          <w:p w14:paraId="3900A545" w14:textId="3DD2F8B5" w:rsidR="00941333" w:rsidRPr="002F727D" w:rsidRDefault="00941333" w:rsidP="00941333">
            <w:pPr>
              <w:cnfStyle w:val="000000100000" w:firstRow="0" w:lastRow="0" w:firstColumn="0" w:lastColumn="0" w:oddVBand="0" w:evenVBand="0" w:oddHBand="1" w:evenHBand="0" w:firstRowFirstColumn="0" w:firstRowLastColumn="0" w:lastRowFirstColumn="0" w:lastRowLastColumn="0"/>
            </w:pPr>
            <w:r>
              <w:t>January 29</w:t>
            </w:r>
          </w:p>
        </w:tc>
        <w:tc>
          <w:tcPr>
            <w:tcW w:w="6128" w:type="dxa"/>
            <w:tcBorders>
              <w:top w:val="single" w:sz="8" w:space="0" w:color="808080" w:themeColor="background1" w:themeShade="80"/>
              <w:bottom w:val="single" w:sz="8" w:space="0" w:color="808080" w:themeColor="background1" w:themeShade="80"/>
            </w:tcBorders>
          </w:tcPr>
          <w:p w14:paraId="68D12294" w14:textId="4E48A716" w:rsidR="00941333" w:rsidRPr="002F727D" w:rsidRDefault="00941333" w:rsidP="00941333">
            <w:pPr>
              <w:cnfStyle w:val="000000100000" w:firstRow="0" w:lastRow="0" w:firstColumn="0" w:lastColumn="0" w:oddVBand="0" w:evenVBand="0" w:oddHBand="1" w:evenHBand="0" w:firstRowFirstColumn="0" w:firstRowLastColumn="0" w:lastRowFirstColumn="0" w:lastRowLastColumn="0"/>
            </w:pPr>
            <w:r>
              <w:t>Agencies propose FY28 Initiatives and Targets during Target Level of Service Updates</w:t>
            </w:r>
          </w:p>
        </w:tc>
        <w:tc>
          <w:tcPr>
            <w:tcW w:w="1440" w:type="dxa"/>
            <w:tcBorders>
              <w:top w:val="single" w:sz="8" w:space="0" w:color="808080" w:themeColor="background1" w:themeShade="80"/>
              <w:bottom w:val="single" w:sz="8" w:space="0" w:color="808080" w:themeColor="background1" w:themeShade="80"/>
            </w:tcBorders>
          </w:tcPr>
          <w:p w14:paraId="3A2871CA" w14:textId="0D4A3732" w:rsidR="00941333" w:rsidRPr="002F727D" w:rsidRDefault="000E7C76" w:rsidP="00941333">
            <w:pPr>
              <w:cnfStyle w:val="000000100000" w:firstRow="0" w:lastRow="0" w:firstColumn="0" w:lastColumn="0" w:oddVBand="0" w:evenVBand="0" w:oddHBand="1" w:evenHBand="0" w:firstRowFirstColumn="0" w:firstRowLastColumn="0" w:lastRowFirstColumn="0" w:lastRowLastColumn="0"/>
            </w:pPr>
            <w:r>
              <w:t>BBMR w/ OPI support</w:t>
            </w:r>
          </w:p>
        </w:tc>
      </w:tr>
      <w:tr w:rsidR="00AA6A9D" w:rsidRPr="001300C5" w14:paraId="3B9C9762" w14:textId="77777777" w:rsidTr="234CA095">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66414F07" w14:textId="77777777" w:rsidR="00AA6A9D" w:rsidRDefault="00AA6A9D" w:rsidP="00DD0C85">
            <w:pPr>
              <w:rPr>
                <w:rFonts w:asciiTheme="majorHAnsi" w:hAnsiTheme="majorHAnsi" w:cstheme="majorBidi"/>
                <w:b w:val="0"/>
                <w:bCs w:val="0"/>
              </w:rPr>
            </w:pPr>
            <w:r>
              <w:rPr>
                <w:b w:val="0"/>
                <w:bCs w:val="0"/>
              </w:rPr>
              <w:t>January 4</w:t>
            </w:r>
          </w:p>
        </w:tc>
        <w:tc>
          <w:tcPr>
            <w:tcW w:w="1270" w:type="dxa"/>
            <w:tcBorders>
              <w:top w:val="single" w:sz="8" w:space="0" w:color="808080" w:themeColor="background1" w:themeShade="80"/>
              <w:bottom w:val="single" w:sz="8" w:space="0" w:color="808080" w:themeColor="background1" w:themeShade="80"/>
            </w:tcBorders>
            <w:vAlign w:val="center"/>
          </w:tcPr>
          <w:p w14:paraId="7281B5DA"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February 12</w:t>
            </w:r>
          </w:p>
        </w:tc>
        <w:tc>
          <w:tcPr>
            <w:tcW w:w="6128" w:type="dxa"/>
            <w:tcBorders>
              <w:top w:val="single" w:sz="8" w:space="0" w:color="808080" w:themeColor="background1" w:themeShade="80"/>
              <w:bottom w:val="single" w:sz="8" w:space="0" w:color="808080" w:themeColor="background1" w:themeShade="80"/>
            </w:tcBorders>
          </w:tcPr>
          <w:p w14:paraId="752A6520"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FY 27 Q2 Data Due</w:t>
            </w:r>
          </w:p>
        </w:tc>
        <w:tc>
          <w:tcPr>
            <w:tcW w:w="1440" w:type="dxa"/>
            <w:tcBorders>
              <w:top w:val="single" w:sz="8" w:space="0" w:color="808080" w:themeColor="background1" w:themeShade="80"/>
              <w:bottom w:val="single" w:sz="8" w:space="0" w:color="808080" w:themeColor="background1" w:themeShade="80"/>
            </w:tcBorders>
          </w:tcPr>
          <w:p w14:paraId="7676836B"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OPI</w:t>
            </w:r>
          </w:p>
        </w:tc>
      </w:tr>
      <w:tr w:rsidR="00AA6A9D" w:rsidRPr="001300C5" w14:paraId="6CD7DCF6"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8" w:space="0" w:color="808080" w:themeColor="background1" w:themeShade="80"/>
              <w:bottom w:val="single" w:sz="8" w:space="0" w:color="808080" w:themeColor="background1" w:themeShade="80"/>
            </w:tcBorders>
            <w:vAlign w:val="center"/>
          </w:tcPr>
          <w:p w14:paraId="016859A8" w14:textId="77777777" w:rsidR="00AA6A9D" w:rsidRDefault="00AA6A9D" w:rsidP="00DD0C85">
            <w:pPr>
              <w:rPr>
                <w:rFonts w:asciiTheme="majorHAnsi" w:hAnsiTheme="majorHAnsi" w:cstheme="majorBidi"/>
                <w:b w:val="0"/>
                <w:bCs w:val="0"/>
              </w:rPr>
            </w:pPr>
            <w:r>
              <w:rPr>
                <w:b w:val="0"/>
                <w:bCs w:val="0"/>
              </w:rPr>
              <w:t>April 3</w:t>
            </w:r>
          </w:p>
        </w:tc>
        <w:tc>
          <w:tcPr>
            <w:tcW w:w="1270" w:type="dxa"/>
            <w:tcBorders>
              <w:top w:val="single" w:sz="8" w:space="0" w:color="808080" w:themeColor="background1" w:themeShade="80"/>
              <w:bottom w:val="single" w:sz="8" w:space="0" w:color="808080" w:themeColor="background1" w:themeShade="80"/>
            </w:tcBorders>
            <w:vAlign w:val="center"/>
          </w:tcPr>
          <w:p w14:paraId="1B442759"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May 12</w:t>
            </w:r>
          </w:p>
        </w:tc>
        <w:tc>
          <w:tcPr>
            <w:tcW w:w="6128" w:type="dxa"/>
            <w:tcBorders>
              <w:top w:val="single" w:sz="8" w:space="0" w:color="808080" w:themeColor="background1" w:themeShade="80"/>
              <w:bottom w:val="single" w:sz="8" w:space="0" w:color="808080" w:themeColor="background1" w:themeShade="80"/>
            </w:tcBorders>
          </w:tcPr>
          <w:p w14:paraId="20A64658"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FY 27 Q3 Data Submitted</w:t>
            </w:r>
          </w:p>
        </w:tc>
        <w:tc>
          <w:tcPr>
            <w:tcW w:w="1440" w:type="dxa"/>
            <w:tcBorders>
              <w:top w:val="single" w:sz="8" w:space="0" w:color="808080" w:themeColor="background1" w:themeShade="80"/>
              <w:bottom w:val="single" w:sz="8" w:space="0" w:color="808080" w:themeColor="background1" w:themeShade="80"/>
            </w:tcBorders>
          </w:tcPr>
          <w:p w14:paraId="25E5681D"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OPI</w:t>
            </w:r>
          </w:p>
        </w:tc>
      </w:tr>
    </w:tbl>
    <w:p w14:paraId="3044C94F" w14:textId="77777777" w:rsidR="00AA6A9D" w:rsidRDefault="00AA6A9D" w:rsidP="00AA6A9D">
      <w:pPr>
        <w:rPr>
          <w:rFonts w:asciiTheme="majorHAnsi" w:hAnsiTheme="majorHAnsi" w:cstheme="majorHAnsi"/>
        </w:rPr>
      </w:pPr>
    </w:p>
    <w:p w14:paraId="59EBA833" w14:textId="77777777" w:rsidR="00AA6A9D" w:rsidRDefault="00AA6A9D" w:rsidP="00D83E21">
      <w:pPr>
        <w:pStyle w:val="Heading3"/>
      </w:pPr>
      <w:bookmarkStart w:id="128" w:name="_Toc233012706"/>
      <w:bookmarkStart w:id="129" w:name="_Toc233012900"/>
      <w:bookmarkStart w:id="130" w:name="_Toc233365959"/>
      <w:r>
        <w:t>Strategic Planning</w:t>
      </w:r>
      <w:bookmarkEnd w:id="128"/>
      <w:bookmarkEnd w:id="129"/>
      <w:bookmarkEnd w:id="130"/>
      <w:r>
        <w:tab/>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1383"/>
        <w:gridCol w:w="6128"/>
        <w:gridCol w:w="1440"/>
      </w:tblGrid>
      <w:tr w:rsidR="00AA6A9D" w:rsidRPr="004823BD" w14:paraId="4C9B9828" w14:textId="77777777" w:rsidTr="234CA0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shd w:val="clear" w:color="auto" w:fill="44546A" w:themeFill="text2"/>
          </w:tcPr>
          <w:p w14:paraId="40A097D3" w14:textId="77777777" w:rsidR="00AA6A9D" w:rsidRPr="004823BD" w:rsidRDefault="00AA6A9D" w:rsidP="00DD0C85">
            <w:pPr>
              <w:rPr>
                <w:rFonts w:asciiTheme="majorHAnsi" w:hAnsiTheme="majorHAnsi" w:cstheme="majorBidi"/>
                <w:b w:val="0"/>
                <w:bCs w:val="0"/>
                <w:color w:val="E7E6E6" w:themeColor="background2"/>
              </w:rPr>
            </w:pPr>
            <w:r>
              <w:rPr>
                <w:rFonts w:asciiTheme="majorHAnsi" w:hAnsiTheme="majorHAnsi" w:cstheme="majorBidi"/>
                <w:b w:val="0"/>
                <w:bCs w:val="0"/>
                <w:color w:val="E7E6E6" w:themeColor="background2"/>
              </w:rPr>
              <w:t>Start Date</w:t>
            </w:r>
          </w:p>
        </w:tc>
        <w:tc>
          <w:tcPr>
            <w:tcW w:w="1383" w:type="dxa"/>
            <w:shd w:val="clear" w:color="auto" w:fill="44546A" w:themeFill="text2"/>
          </w:tcPr>
          <w:p w14:paraId="6BED57AF" w14:textId="77777777" w:rsidR="00AA6A9D" w:rsidRPr="004823BD" w:rsidRDefault="00AA6A9D"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End Date</w:t>
            </w:r>
          </w:p>
        </w:tc>
        <w:tc>
          <w:tcPr>
            <w:tcW w:w="6128" w:type="dxa"/>
            <w:shd w:val="clear" w:color="auto" w:fill="44546A" w:themeFill="text2"/>
          </w:tcPr>
          <w:p w14:paraId="0B49D335" w14:textId="77777777" w:rsidR="00AA6A9D" w:rsidRPr="004823BD" w:rsidRDefault="00AA6A9D"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Milestone</w:t>
            </w:r>
          </w:p>
        </w:tc>
        <w:tc>
          <w:tcPr>
            <w:tcW w:w="1440" w:type="dxa"/>
            <w:shd w:val="clear" w:color="auto" w:fill="44546A" w:themeFill="text2"/>
          </w:tcPr>
          <w:p w14:paraId="2A384AD5" w14:textId="77777777" w:rsidR="00AA6A9D" w:rsidRPr="004823BD" w:rsidRDefault="00AA6A9D"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Executing Agency</w:t>
            </w:r>
          </w:p>
        </w:tc>
      </w:tr>
      <w:tr w:rsidR="00AA6A9D" w:rsidRPr="004823BD" w14:paraId="20085BA8"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bottom w:val="single" w:sz="8" w:space="0" w:color="808080" w:themeColor="background1" w:themeShade="80"/>
            </w:tcBorders>
            <w:vAlign w:val="center"/>
          </w:tcPr>
          <w:p w14:paraId="08291B04" w14:textId="77777777" w:rsidR="00AA6A9D" w:rsidRPr="004823BD" w:rsidRDefault="00AA6A9D" w:rsidP="00DD0C85">
            <w:pPr>
              <w:rPr>
                <w:rFonts w:asciiTheme="majorHAnsi" w:hAnsiTheme="majorHAnsi" w:cstheme="majorBidi"/>
                <w:b w:val="0"/>
                <w:bCs w:val="0"/>
              </w:rPr>
            </w:pPr>
            <w:r>
              <w:rPr>
                <w:b w:val="0"/>
                <w:bCs w:val="0"/>
              </w:rPr>
              <w:t>June 29</w:t>
            </w:r>
          </w:p>
        </w:tc>
        <w:tc>
          <w:tcPr>
            <w:tcW w:w="1383" w:type="dxa"/>
            <w:tcBorders>
              <w:bottom w:val="single" w:sz="8" w:space="0" w:color="808080" w:themeColor="background1" w:themeShade="80"/>
            </w:tcBorders>
            <w:vAlign w:val="center"/>
          </w:tcPr>
          <w:p w14:paraId="2BFE0BD2" w14:textId="77777777" w:rsidR="00AA6A9D" w:rsidRPr="004823BD" w:rsidRDefault="00AA6A9D" w:rsidP="234CA09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September 30</w:t>
            </w:r>
            <w:del w:id="131" w:author="Kerney, Shamiah (Mayor's Office)" w:date="2026-06-29T17:48:00Z" w16du:dateUtc="2026-06-29T17:48:50Z">
              <w:r w:rsidRPr="234CA095" w:rsidDel="00AA6A9D">
                <w:rPr>
                  <w:vertAlign w:val="superscript"/>
                </w:rPr>
                <w:delText>th</w:delText>
              </w:r>
            </w:del>
          </w:p>
        </w:tc>
        <w:tc>
          <w:tcPr>
            <w:tcW w:w="6128" w:type="dxa"/>
            <w:tcBorders>
              <w:bottom w:val="single" w:sz="8" w:space="0" w:color="808080" w:themeColor="background1" w:themeShade="80"/>
            </w:tcBorders>
          </w:tcPr>
          <w:p w14:paraId="4C1846F0" w14:textId="77777777" w:rsidR="00AA6A9D" w:rsidRPr="004823B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t>Agency Performance Plans Development and Approval</w:t>
            </w:r>
          </w:p>
        </w:tc>
        <w:tc>
          <w:tcPr>
            <w:tcW w:w="1440" w:type="dxa"/>
            <w:tcBorders>
              <w:bottom w:val="single" w:sz="8" w:space="0" w:color="808080" w:themeColor="background1" w:themeShade="80"/>
            </w:tcBorders>
          </w:tcPr>
          <w:p w14:paraId="5A66423F" w14:textId="77777777" w:rsidR="00AA6A9D" w:rsidRPr="004823B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t>BBMR and OPI</w:t>
            </w:r>
          </w:p>
        </w:tc>
      </w:tr>
      <w:tr w:rsidR="00AA6A9D" w:rsidRPr="00247B69" w14:paraId="006A9077"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7BB0FDAA" w14:textId="77777777" w:rsidR="00AA6A9D" w:rsidRPr="00D65817" w:rsidRDefault="00AA6A9D" w:rsidP="00DD0C85">
            <w:pPr>
              <w:rPr>
                <w:b w:val="0"/>
                <w:bCs w:val="0"/>
              </w:rPr>
            </w:pPr>
            <w:r>
              <w:rPr>
                <w:b w:val="0"/>
                <w:bCs w:val="0"/>
              </w:rPr>
              <w:t>July 13</w:t>
            </w:r>
          </w:p>
        </w:tc>
        <w:tc>
          <w:tcPr>
            <w:tcW w:w="1383" w:type="dxa"/>
            <w:tcBorders>
              <w:top w:val="single" w:sz="8" w:space="0" w:color="808080" w:themeColor="background1" w:themeShade="80"/>
              <w:bottom w:val="single" w:sz="8" w:space="0" w:color="808080" w:themeColor="background1" w:themeShade="80"/>
            </w:tcBorders>
            <w:vAlign w:val="center"/>
          </w:tcPr>
          <w:p w14:paraId="50006775" w14:textId="77777777" w:rsidR="00AA6A9D" w:rsidRPr="004823BD" w:rsidRDefault="00AA6A9D" w:rsidP="00DD0C85">
            <w:pPr>
              <w:cnfStyle w:val="000000000000" w:firstRow="0" w:lastRow="0" w:firstColumn="0" w:lastColumn="0" w:oddVBand="0" w:evenVBand="0" w:oddHBand="0" w:evenHBand="0" w:firstRowFirstColumn="0" w:firstRowLastColumn="0" w:lastRowFirstColumn="0" w:lastRowLastColumn="0"/>
            </w:pPr>
            <w:r>
              <w:t>September 30</w:t>
            </w:r>
            <w:del w:id="132" w:author="Kerney, Shamiah (Mayor's Office)" w:date="2026-06-29T17:48:00Z" w16du:dateUtc="2026-06-29T17:48:53Z">
              <w:r w:rsidRPr="234CA095" w:rsidDel="00AA6A9D">
                <w:rPr>
                  <w:vertAlign w:val="superscript"/>
                </w:rPr>
                <w:delText>th</w:delText>
              </w:r>
            </w:del>
          </w:p>
        </w:tc>
        <w:tc>
          <w:tcPr>
            <w:tcW w:w="6128" w:type="dxa"/>
            <w:tcBorders>
              <w:top w:val="single" w:sz="8" w:space="0" w:color="808080" w:themeColor="background1" w:themeShade="80"/>
              <w:bottom w:val="single" w:sz="8" w:space="0" w:color="808080" w:themeColor="background1" w:themeShade="80"/>
            </w:tcBorders>
          </w:tcPr>
          <w:p w14:paraId="3A8DC15B"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Mayor’s Action Plan Milestone Development (Guidance Forthcoming)</w:t>
            </w:r>
          </w:p>
        </w:tc>
        <w:tc>
          <w:tcPr>
            <w:tcW w:w="1440" w:type="dxa"/>
            <w:tcBorders>
              <w:top w:val="single" w:sz="8" w:space="0" w:color="808080" w:themeColor="background1" w:themeShade="80"/>
              <w:bottom w:val="single" w:sz="8" w:space="0" w:color="808080" w:themeColor="background1" w:themeShade="80"/>
            </w:tcBorders>
          </w:tcPr>
          <w:p w14:paraId="6B3F8F55" w14:textId="77777777" w:rsidR="00AA6A9D" w:rsidRDefault="00AA6A9D"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OPI</w:t>
            </w:r>
          </w:p>
        </w:tc>
      </w:tr>
      <w:tr w:rsidR="00AA6A9D" w:rsidRPr="001300C5" w14:paraId="6A01BF51"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1334DDF4" w14:textId="77777777" w:rsidR="00AA6A9D" w:rsidRDefault="00AA6A9D" w:rsidP="00DD0C85">
            <w:pPr>
              <w:rPr>
                <w:rFonts w:asciiTheme="majorHAnsi" w:hAnsiTheme="majorHAnsi" w:cstheme="majorBidi"/>
                <w:b w:val="0"/>
                <w:bCs w:val="0"/>
              </w:rPr>
            </w:pPr>
            <w:r>
              <w:rPr>
                <w:b w:val="0"/>
                <w:bCs w:val="0"/>
              </w:rPr>
              <w:t>January 6</w:t>
            </w:r>
          </w:p>
        </w:tc>
        <w:tc>
          <w:tcPr>
            <w:tcW w:w="1383" w:type="dxa"/>
            <w:tcBorders>
              <w:top w:val="single" w:sz="8" w:space="0" w:color="808080" w:themeColor="background1" w:themeShade="80"/>
              <w:bottom w:val="single" w:sz="8" w:space="0" w:color="808080" w:themeColor="background1" w:themeShade="80"/>
            </w:tcBorders>
            <w:vAlign w:val="center"/>
          </w:tcPr>
          <w:p w14:paraId="6E33A05F"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Ongoing</w:t>
            </w:r>
          </w:p>
        </w:tc>
        <w:tc>
          <w:tcPr>
            <w:tcW w:w="6128" w:type="dxa"/>
            <w:tcBorders>
              <w:top w:val="single" w:sz="8" w:space="0" w:color="808080" w:themeColor="background1" w:themeShade="80"/>
              <w:bottom w:val="single" w:sz="8" w:space="0" w:color="808080" w:themeColor="background1" w:themeShade="80"/>
            </w:tcBorders>
          </w:tcPr>
          <w:p w14:paraId="4D9C53D6"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Mayor’s Action Plan Pillar Stats Start</w:t>
            </w:r>
          </w:p>
        </w:tc>
        <w:tc>
          <w:tcPr>
            <w:tcW w:w="1440" w:type="dxa"/>
            <w:tcBorders>
              <w:top w:val="single" w:sz="8" w:space="0" w:color="808080" w:themeColor="background1" w:themeShade="80"/>
              <w:bottom w:val="single" w:sz="8" w:space="0" w:color="808080" w:themeColor="background1" w:themeShade="80"/>
            </w:tcBorders>
          </w:tcPr>
          <w:p w14:paraId="01490998" w14:textId="77777777" w:rsidR="00AA6A9D" w:rsidRDefault="00AA6A9D"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OPI</w:t>
            </w:r>
          </w:p>
        </w:tc>
      </w:tr>
    </w:tbl>
    <w:p w14:paraId="7D273F88" w14:textId="77777777" w:rsidR="00AA6A9D" w:rsidRDefault="00AA6A9D" w:rsidP="00AA6A9D"/>
    <w:p w14:paraId="631BD105" w14:textId="77777777" w:rsidR="007A4C9A" w:rsidRDefault="007A4C9A" w:rsidP="00D83E21">
      <w:pPr>
        <w:pStyle w:val="Heading3"/>
      </w:pPr>
      <w:bookmarkStart w:id="133" w:name="_Toc233012704"/>
      <w:bookmarkStart w:id="134" w:name="_Toc233012898"/>
      <w:bookmarkStart w:id="135" w:name="_Toc233365960"/>
      <w:r>
        <w:t>FY 27 Budget</w:t>
      </w:r>
      <w:bookmarkEnd w:id="133"/>
      <w:bookmarkEnd w:id="134"/>
      <w:r>
        <w:t xml:space="preserve"> Activities</w:t>
      </w:r>
      <w:bookmarkEnd w:id="135"/>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1811"/>
        <w:gridCol w:w="6128"/>
        <w:gridCol w:w="1440"/>
      </w:tblGrid>
      <w:tr w:rsidR="007A4C9A" w:rsidRPr="004823BD" w14:paraId="3FD3759F" w14:textId="77777777" w:rsidTr="234CA0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shd w:val="clear" w:color="auto" w:fill="44546A" w:themeFill="text2"/>
          </w:tcPr>
          <w:p w14:paraId="3D2E9F62" w14:textId="77777777" w:rsidR="007A4C9A" w:rsidRPr="004823BD" w:rsidRDefault="007A4C9A" w:rsidP="00DD0C85">
            <w:pPr>
              <w:rPr>
                <w:rFonts w:asciiTheme="majorHAnsi" w:hAnsiTheme="majorHAnsi" w:cstheme="majorBidi"/>
                <w:b w:val="0"/>
                <w:bCs w:val="0"/>
                <w:color w:val="E7E6E6" w:themeColor="background2"/>
              </w:rPr>
            </w:pPr>
            <w:r>
              <w:rPr>
                <w:rFonts w:asciiTheme="majorHAnsi" w:hAnsiTheme="majorHAnsi" w:cstheme="majorBidi"/>
                <w:b w:val="0"/>
                <w:bCs w:val="0"/>
                <w:color w:val="E7E6E6" w:themeColor="background2"/>
              </w:rPr>
              <w:t>Start Date</w:t>
            </w:r>
          </w:p>
        </w:tc>
        <w:tc>
          <w:tcPr>
            <w:tcW w:w="1383" w:type="dxa"/>
            <w:shd w:val="clear" w:color="auto" w:fill="44546A" w:themeFill="text2"/>
          </w:tcPr>
          <w:p w14:paraId="40A54207" w14:textId="77777777" w:rsidR="007A4C9A" w:rsidRPr="004823BD" w:rsidRDefault="007A4C9A"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End Date</w:t>
            </w:r>
          </w:p>
        </w:tc>
        <w:tc>
          <w:tcPr>
            <w:tcW w:w="6128" w:type="dxa"/>
            <w:shd w:val="clear" w:color="auto" w:fill="44546A" w:themeFill="text2"/>
          </w:tcPr>
          <w:p w14:paraId="1EE2CEB4" w14:textId="77777777" w:rsidR="007A4C9A" w:rsidRPr="004823BD" w:rsidRDefault="007A4C9A"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Milestone</w:t>
            </w:r>
          </w:p>
        </w:tc>
        <w:tc>
          <w:tcPr>
            <w:tcW w:w="1440" w:type="dxa"/>
            <w:shd w:val="clear" w:color="auto" w:fill="44546A" w:themeFill="text2"/>
          </w:tcPr>
          <w:p w14:paraId="7E207FCA" w14:textId="77777777" w:rsidR="007A4C9A" w:rsidRPr="004823BD" w:rsidRDefault="007A4C9A"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Executing Agency</w:t>
            </w:r>
          </w:p>
        </w:tc>
      </w:tr>
      <w:tr w:rsidR="007A4C9A" w:rsidRPr="001300C5" w14:paraId="4D869E0F"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69276690" w14:textId="77777777" w:rsidR="007A4C9A" w:rsidRDefault="007A4C9A" w:rsidP="00DD0C85">
            <w:pPr>
              <w:rPr>
                <w:rFonts w:asciiTheme="majorHAnsi" w:hAnsiTheme="majorHAnsi" w:cstheme="majorBidi"/>
                <w:b w:val="0"/>
                <w:bCs w:val="0"/>
              </w:rPr>
            </w:pPr>
            <w:r>
              <w:rPr>
                <w:b w:val="0"/>
                <w:bCs w:val="0"/>
              </w:rPr>
              <w:t xml:space="preserve">October 5 </w:t>
            </w:r>
          </w:p>
        </w:tc>
        <w:tc>
          <w:tcPr>
            <w:tcW w:w="1383" w:type="dxa"/>
            <w:tcBorders>
              <w:top w:val="single" w:sz="8" w:space="0" w:color="808080" w:themeColor="background1" w:themeShade="80"/>
              <w:bottom w:val="single" w:sz="8" w:space="0" w:color="808080" w:themeColor="background1" w:themeShade="80"/>
            </w:tcBorders>
            <w:vAlign w:val="center"/>
          </w:tcPr>
          <w:p w14:paraId="2796A4B1"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October 30</w:t>
            </w:r>
          </w:p>
        </w:tc>
        <w:tc>
          <w:tcPr>
            <w:tcW w:w="6128" w:type="dxa"/>
            <w:tcBorders>
              <w:top w:val="single" w:sz="8" w:space="0" w:color="808080" w:themeColor="background1" w:themeShade="80"/>
              <w:bottom w:val="single" w:sz="8" w:space="0" w:color="808080" w:themeColor="background1" w:themeShade="80"/>
            </w:tcBorders>
          </w:tcPr>
          <w:p w14:paraId="5938CFE0"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Q1 Projections for FY27</w:t>
            </w:r>
          </w:p>
        </w:tc>
        <w:tc>
          <w:tcPr>
            <w:tcW w:w="1440" w:type="dxa"/>
            <w:tcBorders>
              <w:top w:val="single" w:sz="8" w:space="0" w:color="808080" w:themeColor="background1" w:themeShade="80"/>
              <w:bottom w:val="single" w:sz="8" w:space="0" w:color="808080" w:themeColor="background1" w:themeShade="80"/>
            </w:tcBorders>
          </w:tcPr>
          <w:p w14:paraId="738B9957"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w:t>
            </w:r>
          </w:p>
        </w:tc>
      </w:tr>
      <w:tr w:rsidR="007A4C9A" w:rsidRPr="001300C5" w14:paraId="72D5A351"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3884C7F6" w14:textId="77777777" w:rsidR="007A4C9A" w:rsidRDefault="007A4C9A" w:rsidP="00DD0C85">
            <w:pPr>
              <w:rPr>
                <w:rFonts w:asciiTheme="majorHAnsi" w:hAnsiTheme="majorHAnsi" w:cstheme="majorBidi"/>
                <w:b w:val="0"/>
                <w:bCs w:val="0"/>
              </w:rPr>
            </w:pPr>
            <w:r>
              <w:rPr>
                <w:b w:val="0"/>
                <w:bCs w:val="0"/>
              </w:rPr>
              <w:t>October 19</w:t>
            </w:r>
          </w:p>
        </w:tc>
        <w:tc>
          <w:tcPr>
            <w:tcW w:w="1383" w:type="dxa"/>
            <w:tcBorders>
              <w:top w:val="single" w:sz="8" w:space="0" w:color="808080" w:themeColor="background1" w:themeShade="80"/>
              <w:bottom w:val="single" w:sz="8" w:space="0" w:color="808080" w:themeColor="background1" w:themeShade="80"/>
            </w:tcBorders>
            <w:vAlign w:val="center"/>
          </w:tcPr>
          <w:p w14:paraId="58F809D9" w14:textId="2EBB9005" w:rsidR="007A4C9A" w:rsidRDefault="00D7024C" w:rsidP="234CA09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N/A</w:t>
            </w:r>
            <w:commentRangeStart w:id="136"/>
            <w:commentRangeStart w:id="137"/>
            <w:commentRangeEnd w:id="136"/>
            <w:r w:rsidR="007A4C9A">
              <w:rPr>
                <w:rStyle w:val="CommentReference"/>
                <w:rFonts w:asciiTheme="majorHAnsi" w:hAnsiTheme="majorHAnsi" w:cstheme="majorBidi"/>
                <w:sz w:val="22"/>
                <w:szCs w:val="22"/>
              </w:rPr>
              <w:commentReference w:id="136"/>
            </w:r>
            <w:commentRangeEnd w:id="137"/>
            <w:r w:rsidR="00E75F6F">
              <w:rPr>
                <w:rStyle w:val="CommentReference"/>
                <w:rFonts w:asciiTheme="majorHAnsi" w:hAnsiTheme="majorHAnsi" w:cstheme="majorBidi"/>
                <w:sz w:val="22"/>
                <w:szCs w:val="22"/>
              </w:rPr>
              <w:commentReference w:id="137"/>
            </w:r>
          </w:p>
        </w:tc>
        <w:tc>
          <w:tcPr>
            <w:tcW w:w="6128" w:type="dxa"/>
            <w:tcBorders>
              <w:top w:val="single" w:sz="8" w:space="0" w:color="808080" w:themeColor="background1" w:themeShade="80"/>
              <w:bottom w:val="single" w:sz="8" w:space="0" w:color="808080" w:themeColor="background1" w:themeShade="80"/>
            </w:tcBorders>
          </w:tcPr>
          <w:p w14:paraId="3E9EAFBC"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Supplementals for FY26 @ Council</w:t>
            </w:r>
          </w:p>
        </w:tc>
        <w:tc>
          <w:tcPr>
            <w:tcW w:w="1440" w:type="dxa"/>
            <w:tcBorders>
              <w:top w:val="single" w:sz="8" w:space="0" w:color="808080" w:themeColor="background1" w:themeShade="80"/>
              <w:bottom w:val="single" w:sz="8" w:space="0" w:color="808080" w:themeColor="background1" w:themeShade="80"/>
            </w:tcBorders>
          </w:tcPr>
          <w:p w14:paraId="68C89A55"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BBMR</w:t>
            </w:r>
          </w:p>
        </w:tc>
      </w:tr>
      <w:tr w:rsidR="007A4C9A" w:rsidRPr="001300C5" w14:paraId="39982614"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62D7A7EE" w14:textId="77777777" w:rsidR="007A4C9A" w:rsidRDefault="007A4C9A" w:rsidP="00DD0C85">
            <w:pPr>
              <w:rPr>
                <w:rFonts w:asciiTheme="majorHAnsi" w:hAnsiTheme="majorHAnsi" w:cstheme="majorBidi"/>
                <w:b w:val="0"/>
                <w:bCs w:val="0"/>
              </w:rPr>
            </w:pPr>
            <w:r>
              <w:rPr>
                <w:b w:val="0"/>
                <w:bCs w:val="0"/>
              </w:rPr>
              <w:t xml:space="preserve">January 4 </w:t>
            </w:r>
          </w:p>
        </w:tc>
        <w:tc>
          <w:tcPr>
            <w:tcW w:w="1383" w:type="dxa"/>
            <w:tcBorders>
              <w:top w:val="single" w:sz="8" w:space="0" w:color="808080" w:themeColor="background1" w:themeShade="80"/>
              <w:bottom w:val="single" w:sz="8" w:space="0" w:color="808080" w:themeColor="background1" w:themeShade="80"/>
            </w:tcBorders>
            <w:vAlign w:val="center"/>
          </w:tcPr>
          <w:p w14:paraId="06524F13"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January 29</w:t>
            </w:r>
          </w:p>
        </w:tc>
        <w:tc>
          <w:tcPr>
            <w:tcW w:w="6128" w:type="dxa"/>
            <w:tcBorders>
              <w:top w:val="single" w:sz="8" w:space="0" w:color="808080" w:themeColor="background1" w:themeShade="80"/>
              <w:bottom w:val="single" w:sz="8" w:space="0" w:color="808080" w:themeColor="background1" w:themeShade="80"/>
            </w:tcBorders>
          </w:tcPr>
          <w:p w14:paraId="1EB037D0"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Q2 Projections for FY27</w:t>
            </w:r>
          </w:p>
        </w:tc>
        <w:tc>
          <w:tcPr>
            <w:tcW w:w="1440" w:type="dxa"/>
            <w:tcBorders>
              <w:top w:val="single" w:sz="8" w:space="0" w:color="808080" w:themeColor="background1" w:themeShade="80"/>
              <w:bottom w:val="single" w:sz="8" w:space="0" w:color="808080" w:themeColor="background1" w:themeShade="80"/>
            </w:tcBorders>
          </w:tcPr>
          <w:p w14:paraId="6959EAF8"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w:t>
            </w:r>
          </w:p>
        </w:tc>
      </w:tr>
      <w:tr w:rsidR="007A4C9A" w:rsidRPr="001300C5" w14:paraId="57448B9A"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6BF7F74D" w14:textId="77777777" w:rsidR="007A4C9A" w:rsidRDefault="007A4C9A" w:rsidP="00DD0C85">
            <w:pPr>
              <w:rPr>
                <w:rFonts w:asciiTheme="majorHAnsi" w:hAnsiTheme="majorHAnsi" w:cstheme="majorBidi"/>
                <w:b w:val="0"/>
                <w:bCs w:val="0"/>
              </w:rPr>
            </w:pPr>
            <w:r>
              <w:rPr>
                <w:b w:val="0"/>
                <w:bCs w:val="0"/>
              </w:rPr>
              <w:t>April 5</w:t>
            </w:r>
          </w:p>
        </w:tc>
        <w:tc>
          <w:tcPr>
            <w:tcW w:w="1383" w:type="dxa"/>
            <w:tcBorders>
              <w:top w:val="single" w:sz="8" w:space="0" w:color="808080" w:themeColor="background1" w:themeShade="80"/>
              <w:bottom w:val="single" w:sz="8" w:space="0" w:color="808080" w:themeColor="background1" w:themeShade="80"/>
            </w:tcBorders>
            <w:vAlign w:val="center"/>
          </w:tcPr>
          <w:p w14:paraId="22D74900"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April 30</w:t>
            </w:r>
          </w:p>
        </w:tc>
        <w:tc>
          <w:tcPr>
            <w:tcW w:w="6128" w:type="dxa"/>
            <w:tcBorders>
              <w:top w:val="single" w:sz="8" w:space="0" w:color="808080" w:themeColor="background1" w:themeShade="80"/>
              <w:bottom w:val="single" w:sz="8" w:space="0" w:color="808080" w:themeColor="background1" w:themeShade="80"/>
            </w:tcBorders>
          </w:tcPr>
          <w:p w14:paraId="38183A93"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Q3 Projections for FY27</w:t>
            </w:r>
          </w:p>
        </w:tc>
        <w:tc>
          <w:tcPr>
            <w:tcW w:w="1440" w:type="dxa"/>
            <w:tcBorders>
              <w:top w:val="single" w:sz="8" w:space="0" w:color="808080" w:themeColor="background1" w:themeShade="80"/>
              <w:bottom w:val="single" w:sz="8" w:space="0" w:color="808080" w:themeColor="background1" w:themeShade="80"/>
            </w:tcBorders>
          </w:tcPr>
          <w:p w14:paraId="148BEE60"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BBMR</w:t>
            </w:r>
          </w:p>
        </w:tc>
      </w:tr>
      <w:tr w:rsidR="007A4C9A" w:rsidRPr="001300C5" w14:paraId="49D7F6DD"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6C60A27B" w14:textId="77777777" w:rsidR="007A4C9A" w:rsidRPr="00965A86" w:rsidRDefault="007A4C9A" w:rsidP="00DD0C85">
            <w:pPr>
              <w:rPr>
                <w:b w:val="0"/>
                <w:bCs w:val="0"/>
              </w:rPr>
            </w:pPr>
            <w:r>
              <w:rPr>
                <w:b w:val="0"/>
                <w:bCs w:val="0"/>
              </w:rPr>
              <w:t>May 11</w:t>
            </w:r>
          </w:p>
        </w:tc>
        <w:tc>
          <w:tcPr>
            <w:tcW w:w="1383" w:type="dxa"/>
            <w:tcBorders>
              <w:top w:val="single" w:sz="8" w:space="0" w:color="808080" w:themeColor="background1" w:themeShade="80"/>
              <w:bottom w:val="single" w:sz="8" w:space="0" w:color="808080" w:themeColor="background1" w:themeShade="80"/>
            </w:tcBorders>
            <w:vAlign w:val="center"/>
          </w:tcPr>
          <w:p w14:paraId="524641D8"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Aug 30</w:t>
            </w:r>
          </w:p>
        </w:tc>
        <w:tc>
          <w:tcPr>
            <w:tcW w:w="6128" w:type="dxa"/>
            <w:tcBorders>
              <w:top w:val="single" w:sz="8" w:space="0" w:color="808080" w:themeColor="background1" w:themeShade="80"/>
              <w:bottom w:val="single" w:sz="8" w:space="0" w:color="808080" w:themeColor="background1" w:themeShade="80"/>
            </w:tcBorders>
          </w:tcPr>
          <w:p w14:paraId="6C58CA5E"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FY27 Budget Closeout</w:t>
            </w:r>
          </w:p>
        </w:tc>
        <w:tc>
          <w:tcPr>
            <w:tcW w:w="1440" w:type="dxa"/>
            <w:tcBorders>
              <w:top w:val="single" w:sz="8" w:space="0" w:color="808080" w:themeColor="background1" w:themeShade="80"/>
              <w:bottom w:val="single" w:sz="8" w:space="0" w:color="808080" w:themeColor="background1" w:themeShade="80"/>
            </w:tcBorders>
          </w:tcPr>
          <w:p w14:paraId="25585C41"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commentRangeStart w:id="138"/>
            <w:commentRangeEnd w:id="138"/>
            <w:r w:rsidRPr="002F727D">
              <w:rPr>
                <w:rStyle w:val="CommentReference"/>
                <w:sz w:val="22"/>
                <w:szCs w:val="22"/>
              </w:rPr>
              <w:commentReference w:id="138"/>
            </w:r>
          </w:p>
        </w:tc>
      </w:tr>
    </w:tbl>
    <w:p w14:paraId="259ABEBE" w14:textId="77777777" w:rsidR="007A4C9A" w:rsidRDefault="007A4C9A" w:rsidP="007A4C9A"/>
    <w:p w14:paraId="35728255" w14:textId="201DBAB2" w:rsidR="007A4C9A" w:rsidRDefault="007A4C9A" w:rsidP="00D83E21">
      <w:pPr>
        <w:pStyle w:val="Heading3"/>
      </w:pPr>
      <w:bookmarkStart w:id="139" w:name="_Toc233365961"/>
      <w:r>
        <w:t xml:space="preserve">FY 28 Budget </w:t>
      </w:r>
      <w:commentRangeStart w:id="140"/>
      <w:r>
        <w:t>Activities</w:t>
      </w:r>
      <w:bookmarkEnd w:id="139"/>
      <w:commentRangeEnd w:id="140"/>
      <w:r w:rsidR="0040590B">
        <w:rPr>
          <w:rStyle w:val="CommentReference"/>
          <w:sz w:val="24"/>
          <w:szCs w:val="24"/>
        </w:rPr>
        <w:commentReference w:id="140"/>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1383"/>
        <w:gridCol w:w="6128"/>
        <w:gridCol w:w="1440"/>
      </w:tblGrid>
      <w:tr w:rsidR="007A4C9A" w:rsidRPr="004823BD" w14:paraId="130BC538" w14:textId="77777777" w:rsidTr="234CA0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shd w:val="clear" w:color="auto" w:fill="44546A" w:themeFill="text2"/>
          </w:tcPr>
          <w:p w14:paraId="04FED298" w14:textId="77777777" w:rsidR="007A4C9A" w:rsidRPr="004823BD" w:rsidRDefault="007A4C9A" w:rsidP="00DD0C85">
            <w:pPr>
              <w:rPr>
                <w:rFonts w:asciiTheme="majorHAnsi" w:hAnsiTheme="majorHAnsi" w:cstheme="majorBidi"/>
                <w:b w:val="0"/>
                <w:bCs w:val="0"/>
                <w:color w:val="E7E6E6" w:themeColor="background2"/>
              </w:rPr>
            </w:pPr>
            <w:r>
              <w:rPr>
                <w:rFonts w:asciiTheme="majorHAnsi" w:hAnsiTheme="majorHAnsi" w:cstheme="majorBidi"/>
                <w:b w:val="0"/>
                <w:bCs w:val="0"/>
                <w:color w:val="E7E6E6" w:themeColor="background2"/>
              </w:rPr>
              <w:t>Start Date</w:t>
            </w:r>
          </w:p>
        </w:tc>
        <w:tc>
          <w:tcPr>
            <w:tcW w:w="1383" w:type="dxa"/>
            <w:shd w:val="clear" w:color="auto" w:fill="44546A" w:themeFill="text2"/>
          </w:tcPr>
          <w:p w14:paraId="3EE1D148" w14:textId="77777777" w:rsidR="007A4C9A" w:rsidRPr="004823BD" w:rsidRDefault="007A4C9A"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E7E6E6" w:themeColor="background2"/>
              </w:rPr>
            </w:pPr>
            <w:r>
              <w:rPr>
                <w:rFonts w:asciiTheme="majorHAnsi" w:hAnsiTheme="majorHAnsi" w:cstheme="majorHAnsi"/>
                <w:b w:val="0"/>
                <w:color w:val="E7E6E6" w:themeColor="background2"/>
              </w:rPr>
              <w:t>End Date</w:t>
            </w:r>
          </w:p>
        </w:tc>
        <w:tc>
          <w:tcPr>
            <w:tcW w:w="6128" w:type="dxa"/>
            <w:shd w:val="clear" w:color="auto" w:fill="44546A" w:themeFill="text2"/>
          </w:tcPr>
          <w:p w14:paraId="78269C9B" w14:textId="77777777" w:rsidR="007A4C9A" w:rsidRPr="004823BD" w:rsidRDefault="007A4C9A"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Milestone</w:t>
            </w:r>
          </w:p>
        </w:tc>
        <w:tc>
          <w:tcPr>
            <w:tcW w:w="1440" w:type="dxa"/>
            <w:shd w:val="clear" w:color="auto" w:fill="44546A" w:themeFill="text2"/>
          </w:tcPr>
          <w:p w14:paraId="7C52E442" w14:textId="77777777" w:rsidR="007A4C9A" w:rsidRPr="004823BD" w:rsidRDefault="007A4C9A" w:rsidP="00DD0C8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E7E6E6" w:themeColor="background2"/>
              </w:rPr>
            </w:pPr>
            <w:r>
              <w:rPr>
                <w:rFonts w:asciiTheme="majorHAnsi" w:hAnsiTheme="majorHAnsi" w:cstheme="majorHAnsi"/>
                <w:color w:val="E7E6E6" w:themeColor="background2"/>
              </w:rPr>
              <w:t>Executing Agency</w:t>
            </w:r>
          </w:p>
        </w:tc>
      </w:tr>
      <w:tr w:rsidR="007A4C9A" w:rsidRPr="00DF7DB1" w14:paraId="33DD90D5"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4599B7F4" w14:textId="77777777" w:rsidR="007A4C9A" w:rsidRPr="00C05968" w:rsidRDefault="007A4C9A" w:rsidP="00DD0C85">
            <w:pPr>
              <w:rPr>
                <w:rFonts w:asciiTheme="majorHAnsi" w:hAnsiTheme="majorHAnsi" w:cstheme="majorBidi"/>
                <w:b w:val="0"/>
                <w:bCs w:val="0"/>
              </w:rPr>
            </w:pPr>
            <w:r>
              <w:rPr>
                <w:b w:val="0"/>
                <w:bCs w:val="0"/>
              </w:rPr>
              <w:t xml:space="preserve">August 24 – </w:t>
            </w:r>
          </w:p>
        </w:tc>
        <w:tc>
          <w:tcPr>
            <w:tcW w:w="1383" w:type="dxa"/>
            <w:tcBorders>
              <w:top w:val="single" w:sz="8" w:space="0" w:color="808080" w:themeColor="background1" w:themeShade="80"/>
              <w:bottom w:val="single" w:sz="8" w:space="0" w:color="808080" w:themeColor="background1" w:themeShade="80"/>
            </w:tcBorders>
            <w:vAlign w:val="center"/>
          </w:tcPr>
          <w:p w14:paraId="3532F7D7" w14:textId="77777777" w:rsidR="007A4C9A" w:rsidRPr="00C05968" w:rsidRDefault="007A4C9A" w:rsidP="234CA09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September 4</w:t>
            </w:r>
            <w:del w:id="142" w:author="Kerney, Shamiah (Mayor's Office)" w:date="2026-06-29T17:50:00Z" w16du:dateUtc="2026-06-29T17:50:13Z">
              <w:r w:rsidRPr="234CA095" w:rsidDel="007A4C9A">
                <w:rPr>
                  <w:vertAlign w:val="superscript"/>
                </w:rPr>
                <w:delText>th</w:delText>
              </w:r>
            </w:del>
          </w:p>
        </w:tc>
        <w:tc>
          <w:tcPr>
            <w:tcW w:w="6128" w:type="dxa"/>
            <w:tcBorders>
              <w:top w:val="single" w:sz="8" w:space="0" w:color="808080" w:themeColor="background1" w:themeShade="80"/>
              <w:bottom w:val="single" w:sz="8" w:space="0" w:color="808080" w:themeColor="background1" w:themeShade="80"/>
            </w:tcBorders>
          </w:tcPr>
          <w:p w14:paraId="7F5AB1AB"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Current Level of Service (CLS) Due from Agencies</w:t>
            </w:r>
          </w:p>
        </w:tc>
        <w:tc>
          <w:tcPr>
            <w:tcW w:w="1440" w:type="dxa"/>
            <w:tcBorders>
              <w:top w:val="single" w:sz="8" w:space="0" w:color="808080" w:themeColor="background1" w:themeShade="80"/>
              <w:bottom w:val="single" w:sz="8" w:space="0" w:color="808080" w:themeColor="background1" w:themeShade="80"/>
            </w:tcBorders>
          </w:tcPr>
          <w:p w14:paraId="555EE0A9"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w:t>
            </w:r>
          </w:p>
        </w:tc>
      </w:tr>
      <w:tr w:rsidR="007A4C9A" w:rsidRPr="001300C5" w14:paraId="5ADF0C8E"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03469A86" w14:textId="77777777" w:rsidR="007A4C9A" w:rsidRDefault="007A4C9A" w:rsidP="234CA095">
            <w:pPr>
              <w:rPr>
                <w:rFonts w:asciiTheme="majorHAnsi" w:hAnsiTheme="majorHAnsi" w:cstheme="majorBidi"/>
                <w:b w:val="0"/>
                <w:bCs w:val="0"/>
              </w:rPr>
            </w:pPr>
            <w:commentRangeStart w:id="143"/>
            <w:r>
              <w:rPr>
                <w:b w:val="0"/>
                <w:bCs w:val="0"/>
              </w:rPr>
              <w:t>October 7</w:t>
            </w:r>
            <w:commentRangeEnd w:id="143"/>
            <w:r>
              <w:rPr>
                <w:rStyle w:val="CommentReference"/>
                <w:rFonts w:asciiTheme="majorHAnsi" w:hAnsiTheme="majorHAnsi" w:cstheme="majorBidi"/>
                <w:b w:val="0"/>
                <w:bCs w:val="0"/>
                <w:sz w:val="22"/>
                <w:szCs w:val="22"/>
              </w:rPr>
              <w:commentReference w:id="143"/>
            </w:r>
          </w:p>
        </w:tc>
        <w:tc>
          <w:tcPr>
            <w:tcW w:w="1383" w:type="dxa"/>
            <w:tcBorders>
              <w:top w:val="single" w:sz="8" w:space="0" w:color="808080" w:themeColor="background1" w:themeShade="80"/>
              <w:bottom w:val="single" w:sz="8" w:space="0" w:color="808080" w:themeColor="background1" w:themeShade="80"/>
            </w:tcBorders>
            <w:vAlign w:val="center"/>
          </w:tcPr>
          <w:p w14:paraId="46A2B3A3" w14:textId="6B046497" w:rsidR="007A4C9A" w:rsidRDefault="00D7024C"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N/A</w:t>
            </w:r>
          </w:p>
        </w:tc>
        <w:tc>
          <w:tcPr>
            <w:tcW w:w="6128" w:type="dxa"/>
            <w:tcBorders>
              <w:top w:val="single" w:sz="8" w:space="0" w:color="808080" w:themeColor="background1" w:themeShade="80"/>
              <w:bottom w:val="single" w:sz="8" w:space="0" w:color="808080" w:themeColor="background1" w:themeShade="80"/>
            </w:tcBorders>
          </w:tcPr>
          <w:p w14:paraId="6AD24D74"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 xml:space="preserve">Tollgate 1 </w:t>
            </w:r>
          </w:p>
          <w:p w14:paraId="20F258CC" w14:textId="77777777" w:rsidR="007A4C9A" w:rsidRPr="00D10104" w:rsidRDefault="007A4C9A" w:rsidP="00DD0C85">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Senior team does CLS reviews for FY28</w:t>
            </w:r>
          </w:p>
        </w:tc>
        <w:tc>
          <w:tcPr>
            <w:tcW w:w="1440" w:type="dxa"/>
            <w:tcBorders>
              <w:top w:val="single" w:sz="8" w:space="0" w:color="808080" w:themeColor="background1" w:themeShade="80"/>
              <w:bottom w:val="single" w:sz="8" w:space="0" w:color="808080" w:themeColor="background1" w:themeShade="80"/>
            </w:tcBorders>
          </w:tcPr>
          <w:p w14:paraId="0C45551E"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BBMR</w:t>
            </w:r>
          </w:p>
        </w:tc>
      </w:tr>
      <w:tr w:rsidR="00164E31" w:rsidRPr="001300C5" w14:paraId="68C9EE6A"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03E2BD88" w14:textId="2A22DA34" w:rsidR="00164E31" w:rsidRPr="00164E31" w:rsidRDefault="00164E31" w:rsidP="00DD0C85">
            <w:pPr>
              <w:rPr>
                <w:b w:val="0"/>
                <w:bCs w:val="0"/>
              </w:rPr>
            </w:pPr>
            <w:r>
              <w:rPr>
                <w:b w:val="0"/>
                <w:bCs w:val="0"/>
              </w:rPr>
              <w:t>TBD</w:t>
            </w:r>
          </w:p>
        </w:tc>
        <w:tc>
          <w:tcPr>
            <w:tcW w:w="1383" w:type="dxa"/>
            <w:tcBorders>
              <w:top w:val="single" w:sz="8" w:space="0" w:color="808080" w:themeColor="background1" w:themeShade="80"/>
              <w:bottom w:val="single" w:sz="8" w:space="0" w:color="808080" w:themeColor="background1" w:themeShade="80"/>
            </w:tcBorders>
            <w:vAlign w:val="center"/>
          </w:tcPr>
          <w:p w14:paraId="2C8DC8C0" w14:textId="0714488D" w:rsidR="00164E31" w:rsidRDefault="00164E31"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TBD</w:t>
            </w:r>
          </w:p>
        </w:tc>
        <w:tc>
          <w:tcPr>
            <w:tcW w:w="6128" w:type="dxa"/>
            <w:tcBorders>
              <w:top w:val="single" w:sz="8" w:space="0" w:color="808080" w:themeColor="background1" w:themeShade="80"/>
              <w:bottom w:val="single" w:sz="8" w:space="0" w:color="808080" w:themeColor="background1" w:themeShade="80"/>
            </w:tcBorders>
          </w:tcPr>
          <w:p w14:paraId="565B2605" w14:textId="262C85BD" w:rsidR="00164E31" w:rsidRPr="002F727D" w:rsidRDefault="00164E31" w:rsidP="00DD0C85">
            <w:pPr>
              <w:cnfStyle w:val="000000100000" w:firstRow="0" w:lastRow="0" w:firstColumn="0" w:lastColumn="0" w:oddVBand="0" w:evenVBand="0" w:oddHBand="1" w:evenHBand="0" w:firstRowFirstColumn="0" w:firstRowLastColumn="0" w:lastRowFirstColumn="0" w:lastRowLastColumn="0"/>
            </w:pPr>
            <w:r>
              <w:t>Fiscal 2028 Grant Worktag Requests Due</w:t>
            </w:r>
          </w:p>
        </w:tc>
        <w:tc>
          <w:tcPr>
            <w:tcW w:w="1440" w:type="dxa"/>
            <w:tcBorders>
              <w:top w:val="single" w:sz="8" w:space="0" w:color="808080" w:themeColor="background1" w:themeShade="80"/>
              <w:bottom w:val="single" w:sz="8" w:space="0" w:color="808080" w:themeColor="background1" w:themeShade="80"/>
            </w:tcBorders>
          </w:tcPr>
          <w:p w14:paraId="01CE7778" w14:textId="77777777" w:rsidR="00164E31" w:rsidRPr="002F727D" w:rsidRDefault="00164E31" w:rsidP="00DD0C85">
            <w:pPr>
              <w:cnfStyle w:val="000000100000" w:firstRow="0" w:lastRow="0" w:firstColumn="0" w:lastColumn="0" w:oddVBand="0" w:evenVBand="0" w:oddHBand="1" w:evenHBand="0" w:firstRowFirstColumn="0" w:firstRowLastColumn="0" w:lastRowFirstColumn="0" w:lastRowLastColumn="0"/>
            </w:pPr>
          </w:p>
        </w:tc>
      </w:tr>
      <w:tr w:rsidR="007A4C9A" w:rsidRPr="001300C5" w14:paraId="65E7F614"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1F4C16DD" w14:textId="77777777" w:rsidR="007A4C9A" w:rsidRDefault="007A4C9A" w:rsidP="00DD0C85">
            <w:pPr>
              <w:rPr>
                <w:rFonts w:asciiTheme="majorHAnsi" w:hAnsiTheme="majorHAnsi" w:cstheme="majorBidi"/>
                <w:b w:val="0"/>
                <w:bCs w:val="0"/>
              </w:rPr>
            </w:pPr>
            <w:r>
              <w:rPr>
                <w:b w:val="0"/>
                <w:bCs w:val="0"/>
              </w:rPr>
              <w:t xml:space="preserve">October 20  </w:t>
            </w:r>
          </w:p>
        </w:tc>
        <w:tc>
          <w:tcPr>
            <w:tcW w:w="1383" w:type="dxa"/>
            <w:tcBorders>
              <w:top w:val="single" w:sz="8" w:space="0" w:color="808080" w:themeColor="background1" w:themeShade="80"/>
              <w:bottom w:val="single" w:sz="8" w:space="0" w:color="808080" w:themeColor="background1" w:themeShade="80"/>
            </w:tcBorders>
            <w:vAlign w:val="center"/>
          </w:tcPr>
          <w:p w14:paraId="4515E8B6"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December 4</w:t>
            </w:r>
          </w:p>
        </w:tc>
        <w:tc>
          <w:tcPr>
            <w:tcW w:w="6128" w:type="dxa"/>
            <w:tcBorders>
              <w:top w:val="single" w:sz="8" w:space="0" w:color="808080" w:themeColor="background1" w:themeShade="80"/>
              <w:bottom w:val="single" w:sz="8" w:space="0" w:color="808080" w:themeColor="background1" w:themeShade="80"/>
            </w:tcBorders>
          </w:tcPr>
          <w:p w14:paraId="748D7271" w14:textId="39CDD9DE"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Agency Operating Requests, including reorganization requests</w:t>
            </w:r>
          </w:p>
        </w:tc>
        <w:tc>
          <w:tcPr>
            <w:tcW w:w="1440" w:type="dxa"/>
            <w:tcBorders>
              <w:top w:val="single" w:sz="8" w:space="0" w:color="808080" w:themeColor="background1" w:themeShade="80"/>
              <w:bottom w:val="single" w:sz="8" w:space="0" w:color="808080" w:themeColor="background1" w:themeShade="80"/>
            </w:tcBorders>
          </w:tcPr>
          <w:p w14:paraId="716C6191"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BBMR</w:t>
            </w:r>
          </w:p>
        </w:tc>
      </w:tr>
      <w:tr w:rsidR="007A4C9A" w:rsidRPr="001300C5" w14:paraId="66F5050E"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36927BDD" w14:textId="77777777" w:rsidR="007A4C9A" w:rsidRDefault="007A4C9A" w:rsidP="00DD0C85">
            <w:pPr>
              <w:rPr>
                <w:rFonts w:asciiTheme="majorHAnsi" w:hAnsiTheme="majorHAnsi" w:cstheme="majorBidi"/>
                <w:b w:val="0"/>
                <w:bCs w:val="0"/>
              </w:rPr>
            </w:pPr>
            <w:r>
              <w:rPr>
                <w:b w:val="0"/>
                <w:bCs w:val="0"/>
              </w:rPr>
              <w:t>December 2</w:t>
            </w:r>
          </w:p>
        </w:tc>
        <w:tc>
          <w:tcPr>
            <w:tcW w:w="1383" w:type="dxa"/>
            <w:tcBorders>
              <w:top w:val="single" w:sz="8" w:space="0" w:color="808080" w:themeColor="background1" w:themeShade="80"/>
              <w:bottom w:val="single" w:sz="8" w:space="0" w:color="808080" w:themeColor="background1" w:themeShade="80"/>
            </w:tcBorders>
            <w:vAlign w:val="center"/>
          </w:tcPr>
          <w:p w14:paraId="2CA6A2C8"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January 29</w:t>
            </w:r>
          </w:p>
        </w:tc>
        <w:tc>
          <w:tcPr>
            <w:tcW w:w="6128" w:type="dxa"/>
            <w:tcBorders>
              <w:top w:val="single" w:sz="8" w:space="0" w:color="808080" w:themeColor="background1" w:themeShade="80"/>
              <w:bottom w:val="single" w:sz="8" w:space="0" w:color="808080" w:themeColor="background1" w:themeShade="80"/>
            </w:tcBorders>
          </w:tcPr>
          <w:p w14:paraId="0FBF8FCD" w14:textId="650EA00B"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Target Level of Service and Performance Plan Updates</w:t>
            </w:r>
          </w:p>
          <w:p w14:paraId="42FC6757" w14:textId="6BD36646" w:rsidR="007A4C9A" w:rsidRDefault="007A4C9A" w:rsidP="00DD0C85">
            <w:pPr>
              <w:pStyle w:val="ListParagraph"/>
              <w:numPr>
                <w:ilvl w:val="0"/>
                <w:numId w:val="32"/>
              </w:numPr>
              <w:spacing w:line="279" w:lineRule="auto"/>
              <w:ind w:left="360"/>
              <w:cnfStyle w:val="000000100000" w:firstRow="0" w:lastRow="0" w:firstColumn="0" w:lastColumn="0" w:oddVBand="0" w:evenVBand="0" w:oddHBand="1" w:evenHBand="0" w:firstRowFirstColumn="0" w:firstRowLastColumn="0" w:lastRowFirstColumn="0" w:lastRowLastColumn="0"/>
            </w:pPr>
            <w:r>
              <w:t xml:space="preserve">Agencies update line-item budgets based on TLS targets. </w:t>
            </w:r>
          </w:p>
          <w:p w14:paraId="0A8D1CED" w14:textId="77777777" w:rsidR="007A4C9A" w:rsidRDefault="00941333" w:rsidP="00DD0C85">
            <w:pPr>
              <w:pStyle w:val="ListParagraph"/>
              <w:numPr>
                <w:ilvl w:val="0"/>
                <w:numId w:val="32"/>
              </w:numPr>
              <w:spacing w:line="279" w:lineRule="auto"/>
              <w:ind w:left="360"/>
              <w:cnfStyle w:val="000000100000" w:firstRow="0" w:lastRow="0" w:firstColumn="0" w:lastColumn="0" w:oddVBand="0" w:evenVBand="0" w:oddHBand="1" w:evenHBand="0" w:firstRowFirstColumn="0" w:firstRowLastColumn="0" w:lastRowFirstColumn="0" w:lastRowLastColumn="0"/>
            </w:pPr>
            <w:r>
              <w:t>Agencies propose FY28 Initiatives and Targets</w:t>
            </w:r>
          </w:p>
          <w:p w14:paraId="68155376" w14:textId="76F3405C" w:rsidR="007D5721" w:rsidRPr="007E339A" w:rsidRDefault="007D5721" w:rsidP="00DD0C85">
            <w:pPr>
              <w:pStyle w:val="ListParagraph"/>
              <w:numPr>
                <w:ilvl w:val="0"/>
                <w:numId w:val="32"/>
              </w:numPr>
              <w:spacing w:line="279" w:lineRule="auto"/>
              <w:ind w:left="360"/>
              <w:cnfStyle w:val="000000100000" w:firstRow="0" w:lastRow="0" w:firstColumn="0" w:lastColumn="0" w:oddVBand="0" w:evenVBand="0" w:oddHBand="1" w:evenHBand="0" w:firstRowFirstColumn="0" w:firstRowLastColumn="0" w:lastRowFirstColumn="0" w:lastRowLastColumn="0"/>
            </w:pPr>
            <w:r>
              <w:t>Agency Work Sessions</w:t>
            </w:r>
          </w:p>
        </w:tc>
        <w:tc>
          <w:tcPr>
            <w:tcW w:w="1440" w:type="dxa"/>
            <w:tcBorders>
              <w:top w:val="single" w:sz="8" w:space="0" w:color="808080" w:themeColor="background1" w:themeShade="80"/>
              <w:bottom w:val="single" w:sz="8" w:space="0" w:color="808080" w:themeColor="background1" w:themeShade="80"/>
            </w:tcBorders>
          </w:tcPr>
          <w:p w14:paraId="152FD46D"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 (OPI Supports)</w:t>
            </w:r>
          </w:p>
        </w:tc>
      </w:tr>
      <w:tr w:rsidR="007A4C9A" w:rsidRPr="001300C5" w14:paraId="2F015458"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51936EA6" w14:textId="77777777" w:rsidR="007A4C9A" w:rsidRDefault="007A4C9A" w:rsidP="00DD0C85">
            <w:pPr>
              <w:rPr>
                <w:rFonts w:asciiTheme="majorHAnsi" w:hAnsiTheme="majorHAnsi" w:cstheme="majorBidi"/>
                <w:b w:val="0"/>
                <w:bCs w:val="0"/>
              </w:rPr>
            </w:pPr>
            <w:r>
              <w:rPr>
                <w:b w:val="0"/>
                <w:bCs w:val="0"/>
              </w:rPr>
              <w:t xml:space="preserve">January 14 </w:t>
            </w:r>
          </w:p>
        </w:tc>
        <w:tc>
          <w:tcPr>
            <w:tcW w:w="1383" w:type="dxa"/>
            <w:tcBorders>
              <w:top w:val="single" w:sz="8" w:space="0" w:color="808080" w:themeColor="background1" w:themeShade="80"/>
              <w:bottom w:val="single" w:sz="8" w:space="0" w:color="808080" w:themeColor="background1" w:themeShade="80"/>
            </w:tcBorders>
            <w:vAlign w:val="center"/>
          </w:tcPr>
          <w:p w14:paraId="2008B611"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April 13</w:t>
            </w:r>
          </w:p>
        </w:tc>
        <w:tc>
          <w:tcPr>
            <w:tcW w:w="6128" w:type="dxa"/>
            <w:tcBorders>
              <w:top w:val="single" w:sz="8" w:space="0" w:color="808080" w:themeColor="background1" w:themeShade="80"/>
              <w:bottom w:val="single" w:sz="8" w:space="0" w:color="808080" w:themeColor="background1" w:themeShade="80"/>
            </w:tcBorders>
          </w:tcPr>
          <w:p w14:paraId="093D62E6"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Maryland General Assembly</w:t>
            </w:r>
          </w:p>
        </w:tc>
        <w:tc>
          <w:tcPr>
            <w:tcW w:w="1440" w:type="dxa"/>
            <w:tcBorders>
              <w:top w:val="single" w:sz="8" w:space="0" w:color="808080" w:themeColor="background1" w:themeShade="80"/>
              <w:bottom w:val="single" w:sz="8" w:space="0" w:color="808080" w:themeColor="background1" w:themeShade="80"/>
            </w:tcBorders>
          </w:tcPr>
          <w:p w14:paraId="1307D84A"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p>
        </w:tc>
      </w:tr>
      <w:tr w:rsidR="007A4C9A" w:rsidRPr="001300C5" w14:paraId="6137207F"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610D760E" w14:textId="77777777" w:rsidR="007A4C9A" w:rsidRDefault="007A4C9A" w:rsidP="00DD0C85">
            <w:pPr>
              <w:rPr>
                <w:rFonts w:asciiTheme="majorHAnsi" w:hAnsiTheme="majorHAnsi" w:cstheme="majorBidi"/>
                <w:b w:val="0"/>
                <w:bCs w:val="0"/>
              </w:rPr>
            </w:pPr>
            <w:r>
              <w:rPr>
                <w:b w:val="0"/>
                <w:bCs w:val="0"/>
              </w:rPr>
              <w:t>February 1 –</w:t>
            </w:r>
          </w:p>
        </w:tc>
        <w:tc>
          <w:tcPr>
            <w:tcW w:w="1383" w:type="dxa"/>
            <w:tcBorders>
              <w:top w:val="single" w:sz="8" w:space="0" w:color="808080" w:themeColor="background1" w:themeShade="80"/>
              <w:bottom w:val="single" w:sz="8" w:space="0" w:color="808080" w:themeColor="background1" w:themeShade="80"/>
            </w:tcBorders>
            <w:vAlign w:val="center"/>
          </w:tcPr>
          <w:p w14:paraId="5C76D8DE"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February 26</w:t>
            </w:r>
          </w:p>
        </w:tc>
        <w:tc>
          <w:tcPr>
            <w:tcW w:w="6128" w:type="dxa"/>
            <w:tcBorders>
              <w:top w:val="single" w:sz="8" w:space="0" w:color="808080" w:themeColor="background1" w:themeShade="80"/>
              <w:bottom w:val="single" w:sz="8" w:space="0" w:color="808080" w:themeColor="background1" w:themeShade="80"/>
            </w:tcBorders>
          </w:tcPr>
          <w:p w14:paraId="566A980F"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Tollgate 2&amp;</w:t>
            </w:r>
            <w:del w:id="144" w:author="Kerney, Shamiah (Mayor's Office)" w:date="2026-06-29T17:52:00Z" w16du:dateUtc="2026-06-29T17:52:01Z">
              <w:r w:rsidDel="007A4C9A">
                <w:delText xml:space="preserve"> </w:delText>
              </w:r>
            </w:del>
            <w:r>
              <w:t xml:space="preserve"> 3: Financial Decisions with Mayor’s Office</w:t>
            </w:r>
          </w:p>
          <w:p w14:paraId="5258685E" w14:textId="77777777" w:rsidR="007A4C9A" w:rsidRDefault="007A4C9A" w:rsidP="00DD0C85">
            <w:pPr>
              <w:pStyle w:val="ListParagraph"/>
              <w:numPr>
                <w:ilvl w:val="0"/>
                <w:numId w:val="33"/>
              </w:numPr>
              <w:spacing w:line="257" w:lineRule="auto"/>
              <w:ind w:left="360"/>
              <w:cnfStyle w:val="000000100000" w:firstRow="0" w:lastRow="0" w:firstColumn="0" w:lastColumn="0" w:oddVBand="0" w:evenVBand="0" w:oddHBand="1" w:evenHBand="0" w:firstRowFirstColumn="0" w:firstRowLastColumn="0" w:lastRowFirstColumn="0" w:lastRowLastColumn="0"/>
            </w:pPr>
            <w:r>
              <w:t>BBMR presents final budget recommendations to Mayor &amp; Senior Team</w:t>
            </w:r>
          </w:p>
          <w:p w14:paraId="24A8ADB9" w14:textId="77777777" w:rsidR="007A4C9A" w:rsidRPr="007B481E" w:rsidRDefault="007A4C9A" w:rsidP="00DD0C85">
            <w:pPr>
              <w:pStyle w:val="ListParagraph"/>
              <w:numPr>
                <w:ilvl w:val="0"/>
                <w:numId w:val="33"/>
              </w:numPr>
              <w:spacing w:line="257" w:lineRule="auto"/>
              <w:ind w:left="360"/>
              <w:cnfStyle w:val="000000100000" w:firstRow="0" w:lastRow="0" w:firstColumn="0" w:lastColumn="0" w:oddVBand="0" w:evenVBand="0" w:oddHBand="1" w:evenHBand="0" w:firstRowFirstColumn="0" w:firstRowLastColumn="0" w:lastRowFirstColumn="0" w:lastRowLastColumn="0"/>
            </w:pPr>
            <w:r>
              <w:t>Final budget decisions made by Mayor &amp; Senior Team</w:t>
            </w:r>
          </w:p>
        </w:tc>
        <w:tc>
          <w:tcPr>
            <w:tcW w:w="1440" w:type="dxa"/>
            <w:tcBorders>
              <w:top w:val="single" w:sz="8" w:space="0" w:color="808080" w:themeColor="background1" w:themeShade="80"/>
              <w:bottom w:val="single" w:sz="8" w:space="0" w:color="808080" w:themeColor="background1" w:themeShade="80"/>
            </w:tcBorders>
          </w:tcPr>
          <w:p w14:paraId="761D684C"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w:t>
            </w:r>
          </w:p>
        </w:tc>
      </w:tr>
      <w:tr w:rsidR="002E01BF" w:rsidRPr="001300C5" w14:paraId="43C5C30D"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139C6A73" w14:textId="017A59D4" w:rsidR="002E01BF" w:rsidRPr="00A55844" w:rsidRDefault="60EB123A" w:rsidP="00DD0C85">
            <w:pPr>
              <w:rPr>
                <w:b w:val="0"/>
                <w:bCs w:val="0"/>
              </w:rPr>
            </w:pPr>
            <w:r>
              <w:rPr>
                <w:b w:val="0"/>
                <w:bCs w:val="0"/>
              </w:rPr>
              <w:t>March 2</w:t>
            </w:r>
            <w:del w:id="145" w:author="Kerney, Shamiah (Mayor's Office)" w:date="2026-06-29T17:54:00Z" w16du:dateUtc="2026-06-29T17:54:28Z">
              <w:r w:rsidR="00A55844" w:rsidRPr="234CA095" w:rsidDel="60EB123A">
                <w:rPr>
                  <w:b w:val="0"/>
                  <w:bCs w:val="0"/>
                  <w:vertAlign w:val="superscript"/>
                </w:rPr>
                <w:delText>nd</w:delText>
              </w:r>
            </w:del>
          </w:p>
        </w:tc>
        <w:tc>
          <w:tcPr>
            <w:tcW w:w="1383" w:type="dxa"/>
            <w:tcBorders>
              <w:top w:val="single" w:sz="8" w:space="0" w:color="808080" w:themeColor="background1" w:themeShade="80"/>
              <w:bottom w:val="single" w:sz="8" w:space="0" w:color="808080" w:themeColor="background1" w:themeShade="80"/>
            </w:tcBorders>
            <w:vAlign w:val="center"/>
          </w:tcPr>
          <w:p w14:paraId="72AC6EC7" w14:textId="028ABA95" w:rsidR="002E01BF" w:rsidRPr="002F727D" w:rsidRDefault="60EB123A" w:rsidP="00DD0C85">
            <w:pPr>
              <w:cnfStyle w:val="000000000000" w:firstRow="0" w:lastRow="0" w:firstColumn="0" w:lastColumn="0" w:oddVBand="0" w:evenVBand="0" w:oddHBand="0" w:evenHBand="0" w:firstRowFirstColumn="0" w:firstRowLastColumn="0" w:lastRowFirstColumn="0" w:lastRowLastColumn="0"/>
            </w:pPr>
            <w:r>
              <w:t>March 13</w:t>
            </w:r>
            <w:del w:id="146" w:author="Kerney, Shamiah (Mayor's Office)" w:date="2026-06-29T17:54:00Z" w16du:dateUtc="2026-06-29T17:54:33Z">
              <w:r w:rsidR="00A55844" w:rsidRPr="234CA095" w:rsidDel="60EB123A">
                <w:rPr>
                  <w:vertAlign w:val="superscript"/>
                </w:rPr>
                <w:delText>th</w:delText>
              </w:r>
            </w:del>
          </w:p>
        </w:tc>
        <w:tc>
          <w:tcPr>
            <w:tcW w:w="6128" w:type="dxa"/>
            <w:tcBorders>
              <w:top w:val="single" w:sz="8" w:space="0" w:color="808080" w:themeColor="background1" w:themeShade="80"/>
              <w:bottom w:val="single" w:sz="8" w:space="0" w:color="808080" w:themeColor="background1" w:themeShade="80"/>
            </w:tcBorders>
          </w:tcPr>
          <w:p w14:paraId="5C22C08D" w14:textId="5257961E" w:rsidR="002E01BF" w:rsidRPr="002F727D" w:rsidRDefault="00A55844" w:rsidP="00DD0C85">
            <w:pPr>
              <w:cnfStyle w:val="000000000000" w:firstRow="0" w:lastRow="0" w:firstColumn="0" w:lastColumn="0" w:oddVBand="0" w:evenVBand="0" w:oddHBand="0" w:evenHBand="0" w:firstRowFirstColumn="0" w:firstRowLastColumn="0" w:lastRowFirstColumn="0" w:lastRowLastColumn="0"/>
            </w:pPr>
            <w:r>
              <w:t>Final opportunity to update budgets prior to the Executive Budget</w:t>
            </w:r>
          </w:p>
        </w:tc>
        <w:tc>
          <w:tcPr>
            <w:tcW w:w="1440" w:type="dxa"/>
            <w:tcBorders>
              <w:top w:val="single" w:sz="8" w:space="0" w:color="808080" w:themeColor="background1" w:themeShade="80"/>
              <w:bottom w:val="single" w:sz="8" w:space="0" w:color="808080" w:themeColor="background1" w:themeShade="80"/>
            </w:tcBorders>
          </w:tcPr>
          <w:p w14:paraId="3C41CF98" w14:textId="57AAC104" w:rsidR="002E01BF" w:rsidRPr="002F727D" w:rsidRDefault="00A55844" w:rsidP="00DD0C85">
            <w:pPr>
              <w:cnfStyle w:val="000000000000" w:firstRow="0" w:lastRow="0" w:firstColumn="0" w:lastColumn="0" w:oddVBand="0" w:evenVBand="0" w:oddHBand="0" w:evenHBand="0" w:firstRowFirstColumn="0" w:firstRowLastColumn="0" w:lastRowFirstColumn="0" w:lastRowLastColumn="0"/>
            </w:pPr>
            <w:r>
              <w:t>BBMR</w:t>
            </w:r>
          </w:p>
        </w:tc>
      </w:tr>
      <w:tr w:rsidR="007A4C9A" w:rsidRPr="001300C5" w14:paraId="44AACDB2"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1AE68FC4" w14:textId="77777777" w:rsidR="007A4C9A" w:rsidRDefault="007A4C9A" w:rsidP="00DD0C85">
            <w:pPr>
              <w:rPr>
                <w:rFonts w:asciiTheme="majorHAnsi" w:hAnsiTheme="majorHAnsi" w:cstheme="majorBidi"/>
                <w:b w:val="0"/>
                <w:bCs w:val="0"/>
              </w:rPr>
            </w:pPr>
            <w:r>
              <w:rPr>
                <w:b w:val="0"/>
                <w:bCs w:val="0"/>
              </w:rPr>
              <w:t xml:space="preserve">March 29 </w:t>
            </w:r>
          </w:p>
        </w:tc>
        <w:tc>
          <w:tcPr>
            <w:tcW w:w="1383" w:type="dxa"/>
            <w:tcBorders>
              <w:top w:val="single" w:sz="8" w:space="0" w:color="808080" w:themeColor="background1" w:themeShade="80"/>
              <w:bottom w:val="single" w:sz="8" w:space="0" w:color="808080" w:themeColor="background1" w:themeShade="80"/>
            </w:tcBorders>
            <w:vAlign w:val="center"/>
          </w:tcPr>
          <w:p w14:paraId="1A260DB3"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April 2</w:t>
            </w:r>
          </w:p>
        </w:tc>
        <w:tc>
          <w:tcPr>
            <w:tcW w:w="6128" w:type="dxa"/>
            <w:tcBorders>
              <w:top w:val="single" w:sz="8" w:space="0" w:color="808080" w:themeColor="background1" w:themeShade="80"/>
              <w:bottom w:val="single" w:sz="8" w:space="0" w:color="808080" w:themeColor="background1" w:themeShade="80"/>
            </w:tcBorders>
          </w:tcPr>
          <w:p w14:paraId="40E8480C"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Preliminary Budget Released and Presentation to Board of Estimates (BOE)</w:t>
            </w:r>
          </w:p>
        </w:tc>
        <w:tc>
          <w:tcPr>
            <w:tcW w:w="1440" w:type="dxa"/>
            <w:tcBorders>
              <w:top w:val="single" w:sz="8" w:space="0" w:color="808080" w:themeColor="background1" w:themeShade="80"/>
              <w:bottom w:val="single" w:sz="8" w:space="0" w:color="808080" w:themeColor="background1" w:themeShade="80"/>
            </w:tcBorders>
          </w:tcPr>
          <w:p w14:paraId="2A20BACB"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w:t>
            </w:r>
          </w:p>
        </w:tc>
      </w:tr>
      <w:tr w:rsidR="007A4C9A" w:rsidRPr="001300C5" w14:paraId="6FCFA87D"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41E6E182" w14:textId="77777777" w:rsidR="007A4C9A" w:rsidRDefault="007A4C9A" w:rsidP="00DD0C85">
            <w:pPr>
              <w:rPr>
                <w:rFonts w:asciiTheme="majorHAnsi" w:hAnsiTheme="majorHAnsi" w:cstheme="majorBidi"/>
                <w:b w:val="0"/>
                <w:bCs w:val="0"/>
              </w:rPr>
            </w:pPr>
            <w:r>
              <w:rPr>
                <w:b w:val="0"/>
                <w:bCs w:val="0"/>
              </w:rPr>
              <w:t>April 13</w:t>
            </w:r>
          </w:p>
        </w:tc>
        <w:tc>
          <w:tcPr>
            <w:tcW w:w="1383" w:type="dxa"/>
            <w:tcBorders>
              <w:top w:val="single" w:sz="8" w:space="0" w:color="808080" w:themeColor="background1" w:themeShade="80"/>
              <w:bottom w:val="single" w:sz="8" w:space="0" w:color="808080" w:themeColor="background1" w:themeShade="80"/>
            </w:tcBorders>
            <w:vAlign w:val="center"/>
          </w:tcPr>
          <w:p w14:paraId="5165FCDC" w14:textId="7CF34BEE" w:rsidR="007A4C9A" w:rsidRDefault="00D7024C"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N/A</w:t>
            </w:r>
          </w:p>
        </w:tc>
        <w:tc>
          <w:tcPr>
            <w:tcW w:w="6128" w:type="dxa"/>
            <w:tcBorders>
              <w:top w:val="single" w:sz="8" w:space="0" w:color="808080" w:themeColor="background1" w:themeShade="80"/>
              <w:bottom w:val="single" w:sz="8" w:space="0" w:color="808080" w:themeColor="background1" w:themeShade="80"/>
            </w:tcBorders>
          </w:tcPr>
          <w:p w14:paraId="02273A2B" w14:textId="3A5669D4"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Special BOE Meeting/Board of Estimates &amp; Taxpayer Night</w:t>
            </w:r>
          </w:p>
          <w:p w14:paraId="35EF348D" w14:textId="77777777" w:rsidR="007A4C9A" w:rsidRPr="002F727D" w:rsidRDefault="007A4C9A" w:rsidP="00DD0C85">
            <w:pPr>
              <w:pStyle w:val="ListParagraph"/>
              <w:numPr>
                <w:ilvl w:val="0"/>
                <w:numId w:val="34"/>
              </w:numPr>
              <w:spacing w:line="257" w:lineRule="auto"/>
              <w:ind w:left="360"/>
              <w:cnfStyle w:val="000000000000" w:firstRow="0" w:lastRow="0" w:firstColumn="0" w:lastColumn="0" w:oddVBand="0" w:evenVBand="0" w:oddHBand="0" w:evenHBand="0" w:firstRowFirstColumn="0" w:firstRowLastColumn="0" w:lastRowFirstColumn="0" w:lastRowLastColumn="0"/>
            </w:pPr>
            <w:r>
              <w:t>BBMR presents Preliminary Budget to BOE with agency heads in attendance</w:t>
            </w:r>
          </w:p>
          <w:p w14:paraId="34BFD028" w14:textId="77777777" w:rsidR="007A4C9A" w:rsidRPr="00D47157" w:rsidRDefault="007A4C9A" w:rsidP="00D47157">
            <w:pPr>
              <w:pStyle w:val="ListParagraph"/>
              <w:numPr>
                <w:ilvl w:val="0"/>
                <w:numId w:val="34"/>
              </w:numPr>
              <w:spacing w:line="257" w:lineRule="auto"/>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BOE hosts Taxpayers’ Night for residents to provide comment on the FY 2028 Preliminary Budget</w:t>
            </w:r>
          </w:p>
        </w:tc>
        <w:tc>
          <w:tcPr>
            <w:tcW w:w="1440" w:type="dxa"/>
            <w:tcBorders>
              <w:top w:val="single" w:sz="8" w:space="0" w:color="808080" w:themeColor="background1" w:themeShade="80"/>
              <w:bottom w:val="single" w:sz="8" w:space="0" w:color="808080" w:themeColor="background1" w:themeShade="80"/>
            </w:tcBorders>
          </w:tcPr>
          <w:p w14:paraId="3DA14B39"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BBMR</w:t>
            </w:r>
          </w:p>
        </w:tc>
      </w:tr>
      <w:tr w:rsidR="007A4C9A" w:rsidRPr="001300C5" w14:paraId="5C6A6798"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0F142AFD" w14:textId="77777777" w:rsidR="007A4C9A" w:rsidRDefault="007A4C9A" w:rsidP="00DD0C85">
            <w:pPr>
              <w:rPr>
                <w:rFonts w:asciiTheme="majorHAnsi" w:hAnsiTheme="majorHAnsi" w:cstheme="majorBidi"/>
                <w:b w:val="0"/>
                <w:bCs w:val="0"/>
              </w:rPr>
            </w:pPr>
            <w:r>
              <w:rPr>
                <w:b w:val="0"/>
                <w:bCs w:val="0"/>
              </w:rPr>
              <w:t>May 4</w:t>
            </w:r>
          </w:p>
        </w:tc>
        <w:tc>
          <w:tcPr>
            <w:tcW w:w="1383" w:type="dxa"/>
            <w:tcBorders>
              <w:top w:val="single" w:sz="8" w:space="0" w:color="808080" w:themeColor="background1" w:themeShade="80"/>
              <w:bottom w:val="single" w:sz="8" w:space="0" w:color="808080" w:themeColor="background1" w:themeShade="80"/>
            </w:tcBorders>
            <w:vAlign w:val="center"/>
          </w:tcPr>
          <w:p w14:paraId="13C1D62C" w14:textId="3E11E9EE" w:rsidR="007A4C9A" w:rsidRDefault="00D7024C"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N/A</w:t>
            </w:r>
          </w:p>
        </w:tc>
        <w:tc>
          <w:tcPr>
            <w:tcW w:w="6128" w:type="dxa"/>
            <w:tcBorders>
              <w:top w:val="single" w:sz="8" w:space="0" w:color="808080" w:themeColor="background1" w:themeShade="80"/>
              <w:bottom w:val="single" w:sz="8" w:space="0" w:color="808080" w:themeColor="background1" w:themeShade="80"/>
            </w:tcBorders>
          </w:tcPr>
          <w:p w14:paraId="0E421A8C"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Executive Summary Rollout</w:t>
            </w:r>
          </w:p>
        </w:tc>
        <w:tc>
          <w:tcPr>
            <w:tcW w:w="1440" w:type="dxa"/>
            <w:tcBorders>
              <w:top w:val="single" w:sz="8" w:space="0" w:color="808080" w:themeColor="background1" w:themeShade="80"/>
              <w:bottom w:val="single" w:sz="8" w:space="0" w:color="808080" w:themeColor="background1" w:themeShade="80"/>
            </w:tcBorders>
          </w:tcPr>
          <w:p w14:paraId="1901280E"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BBMR</w:t>
            </w:r>
          </w:p>
        </w:tc>
      </w:tr>
      <w:tr w:rsidR="007A4C9A" w:rsidRPr="001300C5" w14:paraId="67A3017B"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79150922" w14:textId="77777777" w:rsidR="007A4C9A" w:rsidRDefault="007A4C9A" w:rsidP="00DD0C85">
            <w:pPr>
              <w:rPr>
                <w:rFonts w:asciiTheme="majorHAnsi" w:hAnsiTheme="majorHAnsi" w:cstheme="majorBidi"/>
                <w:b w:val="0"/>
                <w:bCs w:val="0"/>
              </w:rPr>
            </w:pPr>
            <w:r>
              <w:rPr>
                <w:b w:val="0"/>
                <w:bCs w:val="0"/>
              </w:rPr>
              <w:t>May 11</w:t>
            </w:r>
          </w:p>
        </w:tc>
        <w:tc>
          <w:tcPr>
            <w:tcW w:w="1383" w:type="dxa"/>
            <w:tcBorders>
              <w:top w:val="single" w:sz="8" w:space="0" w:color="808080" w:themeColor="background1" w:themeShade="80"/>
              <w:bottom w:val="single" w:sz="8" w:space="0" w:color="808080" w:themeColor="background1" w:themeShade="80"/>
            </w:tcBorders>
            <w:vAlign w:val="center"/>
          </w:tcPr>
          <w:p w14:paraId="370C522A" w14:textId="4F23C5C1" w:rsidR="007A4C9A" w:rsidRDefault="00D7024C"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N/A</w:t>
            </w:r>
          </w:p>
        </w:tc>
        <w:tc>
          <w:tcPr>
            <w:tcW w:w="6128" w:type="dxa"/>
            <w:tcBorders>
              <w:top w:val="single" w:sz="8" w:space="0" w:color="808080" w:themeColor="background1" w:themeShade="80"/>
              <w:bottom w:val="single" w:sz="8" w:space="0" w:color="808080" w:themeColor="background1" w:themeShade="80"/>
            </w:tcBorders>
          </w:tcPr>
          <w:p w14:paraId="6EB8F5FD"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BOE Adopts Ordinance of Estimates</w:t>
            </w:r>
          </w:p>
          <w:p w14:paraId="48C1D7DB"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 xml:space="preserve">Executive Summary of BOE Recommendations released  </w:t>
            </w:r>
          </w:p>
        </w:tc>
        <w:tc>
          <w:tcPr>
            <w:tcW w:w="1440" w:type="dxa"/>
            <w:tcBorders>
              <w:top w:val="single" w:sz="8" w:space="0" w:color="808080" w:themeColor="background1" w:themeShade="80"/>
              <w:bottom w:val="single" w:sz="8" w:space="0" w:color="808080" w:themeColor="background1" w:themeShade="80"/>
            </w:tcBorders>
          </w:tcPr>
          <w:p w14:paraId="4F82CA98"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BBMR</w:t>
            </w:r>
          </w:p>
        </w:tc>
      </w:tr>
      <w:tr w:rsidR="007A4C9A" w:rsidRPr="001300C5" w14:paraId="6D1E3B99"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2F51C178" w14:textId="77777777" w:rsidR="007A4C9A" w:rsidRPr="002F727D" w:rsidRDefault="007A4C9A" w:rsidP="00DD0C85">
            <w:r>
              <w:rPr>
                <w:b w:val="0"/>
                <w:bCs w:val="0"/>
              </w:rPr>
              <w:t>May 11</w:t>
            </w:r>
            <w:del w:id="147" w:author="Kerney, Shamiah (Mayor's Office)" w:date="2026-06-29T17:56:00Z" w16du:dateUtc="2026-06-29T17:56:42Z">
              <w:r w:rsidDel="007A4C9A">
                <w:rPr>
                  <w:b w:val="0"/>
                  <w:bCs w:val="0"/>
                </w:rPr>
                <w:delText>-</w:delText>
              </w:r>
            </w:del>
          </w:p>
        </w:tc>
        <w:tc>
          <w:tcPr>
            <w:tcW w:w="1383" w:type="dxa"/>
            <w:tcBorders>
              <w:top w:val="single" w:sz="8" w:space="0" w:color="808080" w:themeColor="background1" w:themeShade="80"/>
              <w:bottom w:val="single" w:sz="8" w:space="0" w:color="808080" w:themeColor="background1" w:themeShade="80"/>
            </w:tcBorders>
            <w:vAlign w:val="center"/>
          </w:tcPr>
          <w:p w14:paraId="6E77DF40"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May 18</w:t>
            </w:r>
          </w:p>
        </w:tc>
        <w:tc>
          <w:tcPr>
            <w:tcW w:w="6128" w:type="dxa"/>
            <w:tcBorders>
              <w:top w:val="single" w:sz="8" w:space="0" w:color="808080" w:themeColor="background1" w:themeShade="80"/>
              <w:bottom w:val="single" w:sz="8" w:space="0" w:color="808080" w:themeColor="background1" w:themeShade="80"/>
            </w:tcBorders>
          </w:tcPr>
          <w:p w14:paraId="07BC7F1B"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Budget Committee Hearings Prep</w:t>
            </w:r>
          </w:p>
        </w:tc>
        <w:tc>
          <w:tcPr>
            <w:tcW w:w="1440" w:type="dxa"/>
            <w:tcBorders>
              <w:top w:val="single" w:sz="8" w:space="0" w:color="808080" w:themeColor="background1" w:themeShade="80"/>
              <w:bottom w:val="single" w:sz="8" w:space="0" w:color="808080" w:themeColor="background1" w:themeShade="80"/>
            </w:tcBorders>
          </w:tcPr>
          <w:p w14:paraId="6564F52A"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BBMR</w:t>
            </w:r>
          </w:p>
        </w:tc>
      </w:tr>
      <w:tr w:rsidR="007A4C9A" w:rsidRPr="001300C5" w14:paraId="0C9A5463"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3BE159A3" w14:textId="77777777" w:rsidR="007A4C9A" w:rsidRPr="002F727D" w:rsidRDefault="007A4C9A" w:rsidP="00DD0C85">
            <w:r>
              <w:rPr>
                <w:b w:val="0"/>
                <w:bCs w:val="0"/>
              </w:rPr>
              <w:t xml:space="preserve">May 19 </w:t>
            </w:r>
          </w:p>
        </w:tc>
        <w:tc>
          <w:tcPr>
            <w:tcW w:w="1383" w:type="dxa"/>
            <w:tcBorders>
              <w:top w:val="single" w:sz="8" w:space="0" w:color="808080" w:themeColor="background1" w:themeShade="80"/>
              <w:bottom w:val="single" w:sz="8" w:space="0" w:color="808080" w:themeColor="background1" w:themeShade="80"/>
            </w:tcBorders>
            <w:vAlign w:val="center"/>
          </w:tcPr>
          <w:p w14:paraId="4F38A233"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t>June 1</w:t>
            </w:r>
          </w:p>
        </w:tc>
        <w:tc>
          <w:tcPr>
            <w:tcW w:w="6128" w:type="dxa"/>
            <w:tcBorders>
              <w:top w:val="single" w:sz="8" w:space="0" w:color="808080" w:themeColor="background1" w:themeShade="80"/>
              <w:bottom w:val="single" w:sz="8" w:space="0" w:color="808080" w:themeColor="background1" w:themeShade="80"/>
            </w:tcBorders>
          </w:tcPr>
          <w:p w14:paraId="4AB34C27"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Budget Council Hearings</w:t>
            </w:r>
          </w:p>
          <w:p w14:paraId="5B7D54E6"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Dates and times to be finalized</w:t>
            </w:r>
          </w:p>
        </w:tc>
        <w:tc>
          <w:tcPr>
            <w:tcW w:w="1440" w:type="dxa"/>
            <w:tcBorders>
              <w:top w:val="single" w:sz="8" w:space="0" w:color="808080" w:themeColor="background1" w:themeShade="80"/>
              <w:bottom w:val="single" w:sz="8" w:space="0" w:color="808080" w:themeColor="background1" w:themeShade="80"/>
            </w:tcBorders>
          </w:tcPr>
          <w:p w14:paraId="722EE87F"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BBMR</w:t>
            </w:r>
          </w:p>
        </w:tc>
      </w:tr>
      <w:tr w:rsidR="007A4C9A" w:rsidRPr="001300C5" w14:paraId="598D2DDD" w14:textId="77777777" w:rsidTr="234CA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17A4245F" w14:textId="77777777" w:rsidR="007A4C9A" w:rsidRPr="002F727D" w:rsidRDefault="007A4C9A" w:rsidP="00DD0C85">
            <w:r>
              <w:rPr>
                <w:b w:val="0"/>
                <w:bCs w:val="0"/>
              </w:rPr>
              <w:t>June 1</w:t>
            </w:r>
          </w:p>
        </w:tc>
        <w:tc>
          <w:tcPr>
            <w:tcW w:w="1383" w:type="dxa"/>
            <w:tcBorders>
              <w:top w:val="single" w:sz="8" w:space="0" w:color="808080" w:themeColor="background1" w:themeShade="80"/>
              <w:bottom w:val="single" w:sz="8" w:space="0" w:color="808080" w:themeColor="background1" w:themeShade="80"/>
            </w:tcBorders>
            <w:vAlign w:val="center"/>
          </w:tcPr>
          <w:p w14:paraId="0F141227" w14:textId="77777777" w:rsidR="007A4C9A" w:rsidRDefault="007A4C9A" w:rsidP="00DD0C8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t>June 21</w:t>
            </w:r>
          </w:p>
        </w:tc>
        <w:tc>
          <w:tcPr>
            <w:tcW w:w="6128" w:type="dxa"/>
            <w:tcBorders>
              <w:top w:val="single" w:sz="8" w:space="0" w:color="808080" w:themeColor="background1" w:themeShade="80"/>
              <w:bottom w:val="single" w:sz="8" w:space="0" w:color="808080" w:themeColor="background1" w:themeShade="80"/>
            </w:tcBorders>
          </w:tcPr>
          <w:p w14:paraId="10091A25"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Budget Council Negotiations</w:t>
            </w:r>
          </w:p>
        </w:tc>
        <w:tc>
          <w:tcPr>
            <w:tcW w:w="1440" w:type="dxa"/>
            <w:tcBorders>
              <w:top w:val="single" w:sz="8" w:space="0" w:color="808080" w:themeColor="background1" w:themeShade="80"/>
              <w:bottom w:val="single" w:sz="8" w:space="0" w:color="808080" w:themeColor="background1" w:themeShade="80"/>
            </w:tcBorders>
          </w:tcPr>
          <w:p w14:paraId="483CA4DB" w14:textId="77777777" w:rsidR="007A4C9A" w:rsidRPr="002F727D" w:rsidRDefault="007A4C9A" w:rsidP="00DD0C85">
            <w:pPr>
              <w:cnfStyle w:val="000000100000" w:firstRow="0" w:lastRow="0" w:firstColumn="0" w:lastColumn="0" w:oddVBand="0" w:evenVBand="0" w:oddHBand="1" w:evenHBand="0" w:firstRowFirstColumn="0" w:firstRowLastColumn="0" w:lastRowFirstColumn="0" w:lastRowLastColumn="0"/>
            </w:pPr>
            <w:r>
              <w:t>BBMR</w:t>
            </w:r>
          </w:p>
        </w:tc>
      </w:tr>
      <w:tr w:rsidR="007A4C9A" w:rsidRPr="001300C5" w14:paraId="4F8F2625" w14:textId="77777777" w:rsidTr="234CA095">
        <w:tc>
          <w:tcPr>
            <w:cnfStyle w:val="001000000000" w:firstRow="0" w:lastRow="0" w:firstColumn="1" w:lastColumn="0" w:oddVBand="0" w:evenVBand="0" w:oddHBand="0" w:evenHBand="0" w:firstRowFirstColumn="0" w:firstRowLastColumn="0" w:lastRowFirstColumn="0" w:lastRowLastColumn="0"/>
            <w:tcW w:w="1399" w:type="dxa"/>
            <w:tcBorders>
              <w:top w:val="single" w:sz="8" w:space="0" w:color="808080" w:themeColor="background1" w:themeShade="80"/>
              <w:bottom w:val="single" w:sz="8" w:space="0" w:color="808080" w:themeColor="background1" w:themeShade="80"/>
            </w:tcBorders>
            <w:vAlign w:val="center"/>
          </w:tcPr>
          <w:p w14:paraId="18255BFE" w14:textId="77777777" w:rsidR="007A4C9A" w:rsidRPr="002F727D" w:rsidRDefault="007A4C9A" w:rsidP="00DD0C85">
            <w:r>
              <w:rPr>
                <w:b w:val="0"/>
                <w:bCs w:val="0"/>
              </w:rPr>
              <w:t>June 26</w:t>
            </w:r>
          </w:p>
        </w:tc>
        <w:tc>
          <w:tcPr>
            <w:tcW w:w="1383" w:type="dxa"/>
            <w:tcBorders>
              <w:top w:val="single" w:sz="8" w:space="0" w:color="808080" w:themeColor="background1" w:themeShade="80"/>
              <w:bottom w:val="single" w:sz="8" w:space="0" w:color="808080" w:themeColor="background1" w:themeShade="80"/>
            </w:tcBorders>
            <w:vAlign w:val="center"/>
          </w:tcPr>
          <w:p w14:paraId="6C46D78B" w14:textId="77777777" w:rsidR="007A4C9A" w:rsidRDefault="007A4C9A" w:rsidP="00DD0C8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p>
        </w:tc>
        <w:tc>
          <w:tcPr>
            <w:tcW w:w="6128" w:type="dxa"/>
            <w:tcBorders>
              <w:top w:val="single" w:sz="8" w:space="0" w:color="808080" w:themeColor="background1" w:themeShade="80"/>
              <w:bottom w:val="single" w:sz="8" w:space="0" w:color="808080" w:themeColor="background1" w:themeShade="80"/>
            </w:tcBorders>
          </w:tcPr>
          <w:p w14:paraId="74C7D924"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FY 28 Budget Passes</w:t>
            </w:r>
          </w:p>
        </w:tc>
        <w:tc>
          <w:tcPr>
            <w:tcW w:w="1440" w:type="dxa"/>
            <w:tcBorders>
              <w:top w:val="single" w:sz="8" w:space="0" w:color="808080" w:themeColor="background1" w:themeShade="80"/>
              <w:bottom w:val="single" w:sz="8" w:space="0" w:color="808080" w:themeColor="background1" w:themeShade="80"/>
            </w:tcBorders>
          </w:tcPr>
          <w:p w14:paraId="31E23EC7" w14:textId="77777777" w:rsidR="007A4C9A" w:rsidRPr="002F727D" w:rsidRDefault="007A4C9A" w:rsidP="00DD0C85">
            <w:pPr>
              <w:cnfStyle w:val="000000000000" w:firstRow="0" w:lastRow="0" w:firstColumn="0" w:lastColumn="0" w:oddVBand="0" w:evenVBand="0" w:oddHBand="0" w:evenHBand="0" w:firstRowFirstColumn="0" w:firstRowLastColumn="0" w:lastRowFirstColumn="0" w:lastRowLastColumn="0"/>
            </w:pPr>
            <w:r>
              <w:t>BBMR</w:t>
            </w:r>
          </w:p>
        </w:tc>
      </w:tr>
    </w:tbl>
    <w:p w14:paraId="0347A341" w14:textId="77777777" w:rsidR="007A4C9A" w:rsidRDefault="007A4C9A" w:rsidP="007A4C9A"/>
    <w:p w14:paraId="56EB9312" w14:textId="77777777" w:rsidR="007A4C9A" w:rsidRDefault="007A4C9A" w:rsidP="00AA6A9D"/>
    <w:p w14:paraId="0F8FA43A" w14:textId="77777777" w:rsidR="00D47157" w:rsidRDefault="00D47157" w:rsidP="00AA6A9D"/>
    <w:p w14:paraId="3DE2ECCF" w14:textId="77777777" w:rsidR="00D47157" w:rsidRDefault="00D47157" w:rsidP="00AA6A9D"/>
    <w:p w14:paraId="5F4F9D96" w14:textId="77777777" w:rsidR="00D47157" w:rsidRDefault="00D47157" w:rsidP="00AA6A9D"/>
    <w:p w14:paraId="76E6F72B" w14:textId="77777777" w:rsidR="0040590B" w:rsidRDefault="0040590B" w:rsidP="00AA6A9D"/>
    <w:p w14:paraId="7A9624EA" w14:textId="77777777" w:rsidR="0040590B" w:rsidRDefault="0040590B" w:rsidP="00AA6A9D"/>
    <w:p w14:paraId="0732A86B" w14:textId="77777777" w:rsidR="0040590B" w:rsidRPr="00AA6A9D" w:rsidRDefault="0040590B" w:rsidP="00AA6A9D"/>
    <w:p w14:paraId="0502C979" w14:textId="1BCF7485" w:rsidR="008045D0" w:rsidRDefault="008045D0" w:rsidP="00D83E21">
      <w:pPr>
        <w:pStyle w:val="Heading2"/>
      </w:pPr>
      <w:bookmarkStart w:id="148" w:name="_Toc233365962"/>
      <w:r>
        <w:t>Appendix B: Agency Reorganization Requests</w:t>
      </w:r>
      <w:bookmarkEnd w:id="148"/>
    </w:p>
    <w:p w14:paraId="56F7CAFF" w14:textId="77777777" w:rsidR="008045D0" w:rsidRDefault="008045D0" w:rsidP="00D83E21">
      <w:pPr>
        <w:pStyle w:val="Heading3"/>
      </w:pPr>
      <w:bookmarkStart w:id="149" w:name="_Toc233012701"/>
      <w:bookmarkStart w:id="150" w:name="_Toc233012895"/>
      <w:bookmarkStart w:id="151" w:name="_Toc233365963"/>
      <w:r>
        <w:t>Introduction</w:t>
      </w:r>
      <w:bookmarkEnd w:id="149"/>
      <w:bookmarkEnd w:id="150"/>
      <w:bookmarkEnd w:id="151"/>
    </w:p>
    <w:p w14:paraId="7B3380A2" w14:textId="2888AB1B" w:rsidR="008045D0" w:rsidRDefault="004B3CFA" w:rsidP="008045D0">
      <w:r>
        <w:t xml:space="preserve">The Agency Performance Process will not be used to submit official reorganization requests. However, it is an opportunity to receive feedback on initial thinking for FY2028 requests. There will be a slide in the presentation template where these initial proposals can be raised. For a proposal to be </w:t>
      </w:r>
      <w:commentRangeStart w:id="152"/>
      <w:del w:id="153" w:author="Kerney, Shamiah (Mayor's Office)" w:date="2026-06-29T17:58:00Z" w16du:dateUtc="2026-06-29T17:58:05Z">
        <w:r w:rsidDel="004B3CFA">
          <w:delText>remotely</w:delText>
        </w:r>
      </w:del>
      <w:r>
        <w:t xml:space="preserve"> </w:t>
      </w:r>
      <w:commentRangeEnd w:id="152"/>
      <w:r w:rsidR="00550C64">
        <w:rPr>
          <w:rStyle w:val="CommentReference"/>
          <w:sz w:val="22"/>
          <w:szCs w:val="22"/>
        </w:rPr>
        <w:commentReference w:id="152"/>
      </w:r>
      <w:r>
        <w:t>considered, it must meet the criteria listed below. Agencies should make all efforts to propose performance measures for a new service or activity during this Agency Performance Planning process and be assigned to a goal or another service.</w:t>
      </w:r>
    </w:p>
    <w:p w14:paraId="01DACB8E" w14:textId="77777777" w:rsidR="008045D0" w:rsidRDefault="008045D0" w:rsidP="00D83E21">
      <w:pPr>
        <w:pStyle w:val="Heading3"/>
      </w:pPr>
      <w:bookmarkStart w:id="155" w:name="_Toc233012702"/>
      <w:bookmarkStart w:id="156" w:name="_Toc233012896"/>
      <w:bookmarkStart w:id="157" w:name="_Toc233365964"/>
      <w:r>
        <w:t>Guidance</w:t>
      </w:r>
      <w:bookmarkEnd w:id="155"/>
      <w:bookmarkEnd w:id="156"/>
      <w:bookmarkEnd w:id="157"/>
    </w:p>
    <w:p w14:paraId="41BFAE13" w14:textId="77777777" w:rsidR="008045D0" w:rsidRDefault="008045D0" w:rsidP="008045D0">
      <w:r>
        <w:rPr>
          <w:b/>
          <w:bCs/>
          <w:i/>
          <w:iCs/>
        </w:rPr>
        <w:t>New Service Requests</w:t>
      </w:r>
    </w:p>
    <w:p w14:paraId="7185DE2D" w14:textId="41F5F9CF" w:rsidR="008045D0" w:rsidRPr="00FB7306" w:rsidRDefault="008045D0" w:rsidP="008045D0">
      <w:r>
        <w:t>New service requests must meet the criteria below:</w:t>
      </w:r>
    </w:p>
    <w:p w14:paraId="37A95BEF" w14:textId="1E18E5A1" w:rsidR="008045D0" w:rsidRDefault="593716B4" w:rsidP="005B70E5">
      <w:pPr>
        <w:pStyle w:val="ListParagraph"/>
        <w:numPr>
          <w:ilvl w:val="0"/>
          <w:numId w:val="5"/>
        </w:numPr>
      </w:pPr>
      <w:r>
        <w:t>Have</w:t>
      </w:r>
      <w:r w:rsidR="008045D0">
        <w:t xml:space="preserve"> clearly defined costs that can be accurately budgeted and spent against.</w:t>
      </w:r>
    </w:p>
    <w:p w14:paraId="7738B5C4" w14:textId="3C2E1B85" w:rsidR="008045D0" w:rsidRDefault="3AFD6AE2" w:rsidP="005B70E5">
      <w:pPr>
        <w:pStyle w:val="ListParagraph"/>
        <w:numPr>
          <w:ilvl w:val="0"/>
          <w:numId w:val="5"/>
        </w:numPr>
      </w:pPr>
      <w:r>
        <w:t>Have</w:t>
      </w:r>
      <w:r w:rsidR="008045D0">
        <w:t xml:space="preserve"> a clear line of accountability that is separate from other services within the agency’s budget.</w:t>
      </w:r>
    </w:p>
    <w:p w14:paraId="55A20727" w14:textId="4FE28279" w:rsidR="008045D0" w:rsidRDefault="3A2E353B" w:rsidP="005B70E5">
      <w:pPr>
        <w:pStyle w:val="ListParagraph"/>
        <w:numPr>
          <w:ilvl w:val="0"/>
          <w:numId w:val="5"/>
        </w:numPr>
      </w:pPr>
      <w:r>
        <w:t>Have</w:t>
      </w:r>
      <w:r w:rsidR="008045D0">
        <w:t xml:space="preserve"> distinct performance measures that can be reported separately from existing measures and submitted by the budget deadline.</w:t>
      </w:r>
    </w:p>
    <w:p w14:paraId="43F95330" w14:textId="3FB44EE6" w:rsidR="008045D0" w:rsidRDefault="5B49ED1B" w:rsidP="005B70E5">
      <w:pPr>
        <w:pStyle w:val="ListParagraph"/>
        <w:numPr>
          <w:ilvl w:val="0"/>
          <w:numId w:val="5"/>
        </w:numPr>
      </w:pPr>
      <w:r>
        <w:t>C</w:t>
      </w:r>
      <w:r w:rsidR="008045D0">
        <w:t xml:space="preserve">an demonstrate this structure will be in place for 3+ </w:t>
      </w:r>
      <w:commentRangeStart w:id="158"/>
      <w:commentRangeStart w:id="159"/>
      <w:commentRangeStart w:id="160"/>
      <w:r w:rsidR="008045D0">
        <w:t>years</w:t>
      </w:r>
      <w:commentRangeEnd w:id="158"/>
      <w:r w:rsidR="008045D0">
        <w:rPr>
          <w:rStyle w:val="CommentReference"/>
          <w:sz w:val="22"/>
          <w:szCs w:val="22"/>
        </w:rPr>
        <w:commentReference w:id="158"/>
      </w:r>
      <w:commentRangeEnd w:id="159"/>
      <w:r w:rsidR="008045D0">
        <w:rPr>
          <w:rStyle w:val="CommentReference"/>
          <w:sz w:val="22"/>
          <w:szCs w:val="22"/>
        </w:rPr>
        <w:commentReference w:id="159"/>
      </w:r>
      <w:commentRangeEnd w:id="160"/>
      <w:r w:rsidR="003835AC">
        <w:rPr>
          <w:rStyle w:val="CommentReference"/>
          <w:sz w:val="22"/>
          <w:szCs w:val="22"/>
        </w:rPr>
        <w:commentReference w:id="160"/>
      </w:r>
      <w:r w:rsidR="008045D0">
        <w:t>.</w:t>
      </w:r>
    </w:p>
    <w:p w14:paraId="4EF9211E" w14:textId="05DD6CAD" w:rsidR="008045D0" w:rsidRDefault="00D14D7A" w:rsidP="008045D0">
      <w:r>
        <w:rPr>
          <w:b/>
          <w:bCs/>
          <w:i/>
          <w:iCs/>
        </w:rPr>
        <w:t>New or Moving Activities (Cost Centers)</w:t>
      </w:r>
    </w:p>
    <w:p w14:paraId="46785D15" w14:textId="0C362BD0" w:rsidR="008045D0" w:rsidRDefault="008045D0" w:rsidP="008045D0">
      <w:r>
        <w:t>In some cases, agencies identify activities (cost centers) that should be moved to a new service as part of the budget proposal. Activities should only be moved if that core function will now be incorporated into the operations of another service in the agency’s budget. When activities are moved</w:t>
      </w:r>
      <w:ins w:id="164" w:author="Kerney, Shamiah (Mayor's Office)" w:date="2026-06-29T18:07:00Z" w16du:dateUtc="2026-06-29T18:07:00Z">
        <w:r w:rsidR="466AC4CD">
          <w:t>,</w:t>
        </w:r>
      </w:ins>
      <w:r>
        <w:t xml:space="preserve"> agencies must also update their performance plans to ensure performance measures are accurately reflecting individual services. </w:t>
      </w:r>
    </w:p>
    <w:p w14:paraId="1297B8A9" w14:textId="77777777" w:rsidR="008045D0" w:rsidRDefault="008045D0" w:rsidP="008045D0">
      <w:r>
        <w:t>Requests to reorganize activities must meet the criteria below:</w:t>
      </w:r>
    </w:p>
    <w:p w14:paraId="0380442B" w14:textId="77777777" w:rsidR="008045D0" w:rsidRDefault="008045D0" w:rsidP="005B70E5">
      <w:pPr>
        <w:pStyle w:val="ListParagraph"/>
        <w:numPr>
          <w:ilvl w:val="0"/>
          <w:numId w:val="4"/>
        </w:numPr>
      </w:pPr>
      <w:r>
        <w:t>This activity move is part of a permanent change in the agency’s service delivery model.</w:t>
      </w:r>
    </w:p>
    <w:p w14:paraId="6AC3CB28" w14:textId="77777777" w:rsidR="008045D0" w:rsidRDefault="008045D0" w:rsidP="005B70E5">
      <w:pPr>
        <w:pStyle w:val="ListParagraph"/>
        <w:numPr>
          <w:ilvl w:val="0"/>
          <w:numId w:val="4"/>
        </w:numPr>
      </w:pPr>
      <w:r>
        <w:t>The proposed new structure reflects updates to how end users interact with this service.</w:t>
      </w:r>
    </w:p>
    <w:p w14:paraId="7455BDCE" w14:textId="77777777" w:rsidR="008045D0" w:rsidRDefault="008045D0" w:rsidP="005B70E5">
      <w:pPr>
        <w:pStyle w:val="ListParagraph"/>
        <w:numPr>
          <w:ilvl w:val="0"/>
          <w:numId w:val="4"/>
        </w:numPr>
      </w:pPr>
      <w:r>
        <w:t>The agency can submit an updated performance plan that accurately reflects performance measures that capture changes from the activity move.</w:t>
      </w:r>
    </w:p>
    <w:p w14:paraId="185F86D8" w14:textId="1C6AF48E" w:rsidR="008045D0" w:rsidRDefault="008045D0" w:rsidP="005B70E5">
      <w:pPr>
        <w:pStyle w:val="ListParagraph"/>
        <w:numPr>
          <w:ilvl w:val="0"/>
          <w:numId w:val="4"/>
        </w:numPr>
      </w:pPr>
      <w:r>
        <w:t>The proposed new structure will be in place for 3+ years</w:t>
      </w:r>
      <w:r w:rsidR="00091360">
        <w:t xml:space="preserve"> (</w:t>
      </w:r>
      <w:r w:rsidR="00D27F13">
        <w:t>for this year only</w:t>
      </w:r>
      <w:r w:rsidR="00046B64">
        <w:t xml:space="preserve">, </w:t>
      </w:r>
      <w:r w:rsidR="00D27F13">
        <w:t>activities can be moved even if they have been moved in the past three years)</w:t>
      </w:r>
      <w:r>
        <w:t>.</w:t>
      </w:r>
    </w:p>
    <w:p w14:paraId="66A47835" w14:textId="2F2BBDAD" w:rsidR="00850863" w:rsidRDefault="008045D0" w:rsidP="00D83E21">
      <w:r>
        <w:br w:type="page"/>
      </w:r>
    </w:p>
    <w:p w14:paraId="527F4291" w14:textId="77777777" w:rsidR="00CD2D67" w:rsidRPr="00354A40" w:rsidRDefault="00CD2D67" w:rsidP="00D83E21">
      <w:pPr>
        <w:pStyle w:val="Heading1"/>
      </w:pPr>
    </w:p>
    <w:sectPr w:rsidR="00CD2D67" w:rsidRPr="00354A40" w:rsidSect="0005212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Mara (DOF)" w:date="2026-06-29T16:38:00Z" w:initials="JM">
    <w:p w14:paraId="3E24BC1F" w14:textId="246E3A4D" w:rsidR="006650FF" w:rsidRDefault="006650FF">
      <w:pPr>
        <w:pStyle w:val="CommentText"/>
      </w:pPr>
      <w:r>
        <w:rPr>
          <w:rStyle w:val="CommentReference"/>
        </w:rPr>
        <w:annotationRef/>
      </w:r>
      <w:r w:rsidRPr="36208DA7">
        <w:t>all pages are numbered 2</w:t>
      </w:r>
    </w:p>
  </w:comment>
  <w:comment w:id="4" w:author="Heller, Danny (Mayor's Office)" w:date="2026-06-30T10:09:00Z" w:initials="DH">
    <w:p w14:paraId="34ADE659" w14:textId="05664FF5" w:rsidR="001C62D1" w:rsidRDefault="001C62D1" w:rsidP="001C62D1">
      <w:pPr>
        <w:pStyle w:val="CommentText"/>
      </w:pPr>
      <w:r>
        <w:rPr>
          <w:rStyle w:val="CommentReference"/>
        </w:rPr>
        <w:annotationRef/>
      </w:r>
      <w:r>
        <w:fldChar w:fldCharType="begin"/>
      </w:r>
      <w:r>
        <w:instrText>HYPERLINK "mailto:Mara.James@baltimorecity.gov"</w:instrText>
      </w:r>
      <w:bookmarkStart w:id="5" w:name="_@_8CED805944244551BA1564E58BB5F276Z"/>
      <w:r>
        <w:fldChar w:fldCharType="separate"/>
      </w:r>
      <w:bookmarkEnd w:id="5"/>
      <w:r w:rsidRPr="001C62D1">
        <w:rPr>
          <w:rStyle w:val="Mention"/>
          <w:noProof/>
        </w:rPr>
        <w:t>@James, Mara (DOF)</w:t>
      </w:r>
      <w:r>
        <w:fldChar w:fldCharType="end"/>
      </w:r>
      <w:r>
        <w:t xml:space="preserve"> --thank you! Just had to update the field</w:t>
      </w:r>
    </w:p>
  </w:comment>
  <w:comment w:id="13" w:author="Kerney, Shamiah (Mayor's Office)" w:date="2026-06-29T11:22:00Z" w:initials="KO">
    <w:p w14:paraId="69F09992" w14:textId="783BF7C1" w:rsidR="003D47CE" w:rsidRDefault="003D47CE">
      <w:pPr>
        <w:pStyle w:val="CommentText"/>
      </w:pPr>
      <w:r>
        <w:rPr>
          <w:rStyle w:val="CommentReference"/>
        </w:rPr>
        <w:annotationRef/>
      </w:r>
      <w:r w:rsidRPr="574FAF33">
        <w:t>fix formatting. I don't know that we need a table for this when the only info that differs is for independent agencies. we could just say that their participation is optional.</w:t>
      </w:r>
    </w:p>
  </w:comment>
  <w:comment w:id="14" w:author="Heller, Danny (Mayor's Office)" w:date="2026-06-30T10:11:00Z" w:initials="DH">
    <w:p w14:paraId="662B2950" w14:textId="342D9BB9" w:rsidR="00EC4463" w:rsidRDefault="00EC4463" w:rsidP="00EC4463">
      <w:pPr>
        <w:pStyle w:val="CommentText"/>
      </w:pPr>
      <w:r>
        <w:rPr>
          <w:rStyle w:val="CommentReference"/>
        </w:rPr>
        <w:annotationRef/>
      </w:r>
      <w:r>
        <w:fldChar w:fldCharType="begin"/>
      </w:r>
      <w:r>
        <w:instrText>HYPERLINK "mailto:Shamiah.Kerney@baltimorecity.gov"</w:instrText>
      </w:r>
      <w:bookmarkStart w:id="15" w:name="_@_1DFBBF786552425C94C2670EB2714660Z"/>
      <w:r>
        <w:fldChar w:fldCharType="separate"/>
      </w:r>
      <w:bookmarkEnd w:id="15"/>
      <w:r w:rsidRPr="00EC4463">
        <w:rPr>
          <w:rStyle w:val="Mention"/>
          <w:noProof/>
        </w:rPr>
        <w:t>@Kerney, Shamiah (Mayor's Office)</w:t>
      </w:r>
      <w:r>
        <w:fldChar w:fldCharType="end"/>
      </w:r>
      <w:r>
        <w:t xml:space="preserve"> , flagging that the n ends up on one line on the desktop version</w:t>
      </w:r>
    </w:p>
  </w:comment>
  <w:comment w:id="19" w:author="Heller, Danny (Mayor's Office)" w:date="2026-06-26T18:00:00Z" w:initials="DH">
    <w:p w14:paraId="27E2D16A" w14:textId="57C9A0CB" w:rsidR="0038316C" w:rsidRDefault="0038316C" w:rsidP="0038316C">
      <w:pPr>
        <w:pStyle w:val="CommentText"/>
      </w:pPr>
      <w:r>
        <w:rPr>
          <w:rStyle w:val="CommentReference"/>
        </w:rPr>
        <w:annotationRef/>
      </w:r>
      <w:r>
        <w:fldChar w:fldCharType="begin"/>
      </w:r>
      <w:r>
        <w:instrText>HYPERLINK "mailto:Shamiah.Kerney@baltimorecity.gov"</w:instrText>
      </w:r>
      <w:bookmarkStart w:id="20" w:name="_@_A138F7FC073B478392B5118686D2DF51Z"/>
      <w:r>
        <w:fldChar w:fldCharType="separate"/>
      </w:r>
      <w:bookmarkEnd w:id="20"/>
      <w:r w:rsidRPr="0038316C">
        <w:rPr>
          <w:rStyle w:val="Mention"/>
          <w:noProof/>
        </w:rPr>
        <w:t>@Kerney, Shamiah (Mayor's Office)</w:t>
      </w:r>
      <w:r>
        <w:fldChar w:fldCharType="end"/>
      </w:r>
      <w:r>
        <w:t xml:space="preserve"> --I would focus on this and the “In-Scope/Out of Scope section”</w:t>
      </w:r>
    </w:p>
  </w:comment>
  <w:comment w:id="22" w:author="Kerney, Shamiah (Mayor's Office)" w:date="2026-06-29T11:59:00Z" w:initials="KO">
    <w:p w14:paraId="58F18649" w14:textId="08B56A7E" w:rsidR="003D47CE" w:rsidRDefault="003D47CE">
      <w:pPr>
        <w:pStyle w:val="CommentText"/>
      </w:pPr>
      <w:r>
        <w:rPr>
          <w:rStyle w:val="CommentReference"/>
        </w:rPr>
        <w:annotationRef/>
      </w:r>
      <w:r w:rsidRPr="36F8593D">
        <w:t>I don't understand what this means. The action plan has been completed...</w:t>
      </w:r>
    </w:p>
  </w:comment>
  <w:comment w:id="23" w:author="Heller, Danny (Mayor's Office)" w:date="2026-06-30T10:22:00Z" w:initials="DH">
    <w:p w14:paraId="65FA2624" w14:textId="51333AF7" w:rsidR="006101AB" w:rsidRDefault="006101AB" w:rsidP="006101AB">
      <w:pPr>
        <w:pStyle w:val="CommentText"/>
      </w:pPr>
      <w:r>
        <w:rPr>
          <w:rStyle w:val="CommentReference"/>
        </w:rPr>
        <w:annotationRef/>
      </w:r>
      <w:r>
        <w:fldChar w:fldCharType="begin"/>
      </w:r>
      <w:r>
        <w:instrText>HYPERLINK "mailto:Shamiah.Kerney@baltimorecity.gov"</w:instrText>
      </w:r>
      <w:bookmarkStart w:id="25" w:name="_@_81FF69FBB9014CE7A4CFEFC4062DE591Z"/>
      <w:r>
        <w:fldChar w:fldCharType="separate"/>
      </w:r>
      <w:bookmarkEnd w:id="25"/>
      <w:r w:rsidRPr="006101AB">
        <w:rPr>
          <w:rStyle w:val="Mention"/>
          <w:noProof/>
        </w:rPr>
        <w:t>@Kerney, Shamiah (Mayor's Office)</w:t>
      </w:r>
      <w:r>
        <w:fldChar w:fldCharType="end"/>
      </w:r>
      <w:r>
        <w:t xml:space="preserve"> it is hard to communicate an end date of these Agency Performance Plans. The next Mayoral term starts December 2028, which should be the end. However, we wouldn’t create new Agency Performance Plans until a Mayor’s Action Plan for the term starting in December 2028 is completed. I have tried to revise the language to better convey this.</w:t>
      </w:r>
    </w:p>
  </w:comment>
  <w:comment w:id="24" w:author="Kerney, Shamiah (Mayor's Office)" w:date="2026-06-30T11:05:00Z" w:initials="KO">
    <w:p w14:paraId="2CA79867" w14:textId="6FB2B9A1" w:rsidR="00A11FA2" w:rsidRDefault="00A11FA2">
      <w:pPr>
        <w:pStyle w:val="CommentText"/>
      </w:pPr>
      <w:r>
        <w:rPr>
          <w:rStyle w:val="CommentReference"/>
        </w:rPr>
        <w:annotationRef/>
      </w:r>
      <w:r w:rsidRPr="13BA0199">
        <w:t>instead of completed, maybe we say developed.</w:t>
      </w:r>
    </w:p>
  </w:comment>
  <w:comment w:id="26" w:author="Kerney, Shamiah (Mayor's Office)" w:date="2026-06-29T12:00:00Z" w:initials="KO">
    <w:p w14:paraId="73449194" w14:textId="02B7CD77" w:rsidR="003D47CE" w:rsidRDefault="003D47CE">
      <w:pPr>
        <w:pStyle w:val="CommentText"/>
      </w:pPr>
      <w:r>
        <w:rPr>
          <w:rStyle w:val="CommentReference"/>
        </w:rPr>
        <w:annotationRef/>
      </w:r>
      <w:r w:rsidRPr="1A10BE09">
        <w:t>I don't understand...</w:t>
      </w:r>
    </w:p>
  </w:comment>
  <w:comment w:id="27" w:author="Heller, Danny (Mayor's Office)" w:date="2026-06-30T10:25:00Z" w:initials="DH">
    <w:p w14:paraId="61177ADE" w14:textId="2AEFA290" w:rsidR="008C0AD3" w:rsidRDefault="008C0AD3" w:rsidP="008C0AD3">
      <w:pPr>
        <w:pStyle w:val="CommentText"/>
      </w:pPr>
      <w:r>
        <w:rPr>
          <w:rStyle w:val="CommentReference"/>
        </w:rPr>
        <w:annotationRef/>
      </w:r>
      <w:r>
        <w:fldChar w:fldCharType="begin"/>
      </w:r>
      <w:r>
        <w:instrText>HYPERLINK "mailto:melanie.lada@baltimorecity.gov"</w:instrText>
      </w:r>
      <w:bookmarkStart w:id="31" w:name="_@_4E786079A45B4BC486EEE4C0FAF33571Z"/>
      <w:r>
        <w:fldChar w:fldCharType="separate"/>
      </w:r>
      <w:bookmarkEnd w:id="31"/>
      <w:r w:rsidRPr="008C0AD3">
        <w:rPr>
          <w:rStyle w:val="Mention"/>
          <w:noProof/>
        </w:rPr>
        <w:t>@Lada, Melanie (DOF)</w:t>
      </w:r>
      <w:r>
        <w:fldChar w:fldCharType="end"/>
      </w:r>
      <w:r>
        <w:t xml:space="preserve"> DCA made an important edit here. This will allow an agency to update their performance plan at any time as long as they go through an intentional strategic planning process, not only when a new leader begins. I am okay with this shift, but am flagging for you in case BBMR has strong objections.</w:t>
      </w:r>
    </w:p>
  </w:comment>
  <w:comment w:id="32" w:author="Kerney, Shamiah (Mayor's Office)" w:date="2026-06-29T12:01:00Z" w:initials="KO">
    <w:p w14:paraId="7AB2526C" w14:textId="019C13F3" w:rsidR="003D47CE" w:rsidRDefault="003D47CE">
      <w:pPr>
        <w:pStyle w:val="CommentText"/>
      </w:pPr>
      <w:r>
        <w:rPr>
          <w:rStyle w:val="CommentReference"/>
        </w:rPr>
        <w:annotationRef/>
      </w:r>
      <w:r w:rsidRPr="46A50446">
        <w:t>what does partial update mean in this context?</w:t>
      </w:r>
    </w:p>
  </w:comment>
  <w:comment w:id="33" w:author="Kerney, Shamiah (Mayor's Office)" w:date="2026-06-29T12:01:00Z" w:initials="KO">
    <w:p w14:paraId="27D588F5" w14:textId="77777777" w:rsidR="00D12CB3" w:rsidRDefault="00D12CB3">
      <w:pPr>
        <w:pStyle w:val="CommentText"/>
      </w:pPr>
      <w:r>
        <w:rPr>
          <w:rStyle w:val="CommentReference"/>
        </w:rPr>
        <w:annotationRef/>
      </w:r>
      <w:r w:rsidRPr="46A50446">
        <w:t>what does partial update mean in this context?</w:t>
      </w:r>
    </w:p>
  </w:comment>
  <w:comment w:id="37" w:author="Kerney, Shamiah (Mayor's Office)" w:date="2026-06-29T12:04:00Z" w:initials="KO">
    <w:p w14:paraId="139B48C9" w14:textId="268DB679" w:rsidR="003D47CE" w:rsidRDefault="003D47CE">
      <w:pPr>
        <w:pStyle w:val="CommentText"/>
      </w:pPr>
      <w:r>
        <w:rPr>
          <w:rStyle w:val="CommentReference"/>
        </w:rPr>
        <w:annotationRef/>
      </w:r>
      <w:r w:rsidRPr="6EAE1FC6">
        <w:t>I think I understand the intent of this language, but perhaps it needs a bit more context</w:t>
      </w:r>
    </w:p>
  </w:comment>
  <w:comment w:id="38" w:author="Kerney, Shamiah (Mayor's Office)" w:date="2026-06-29T12:11:00Z" w:initials="KO">
    <w:p w14:paraId="42653B71" w14:textId="1E5DBDED" w:rsidR="003D47CE" w:rsidRDefault="003D47CE">
      <w:pPr>
        <w:pStyle w:val="CommentText"/>
      </w:pPr>
      <w:r>
        <w:rPr>
          <w:rStyle w:val="CommentReference"/>
        </w:rPr>
        <w:annotationRef/>
      </w:r>
      <w:r w:rsidRPr="05F34608">
        <w:t>what timeframe is this? can we say that more specifically?</w:t>
      </w:r>
    </w:p>
  </w:comment>
  <w:comment w:id="42" w:author="Kerney, Shamiah (Mayor's Office)" w:date="2026-06-29T12:13:00Z" w:initials="KO">
    <w:p w14:paraId="57711FB7" w14:textId="3C431A5C" w:rsidR="003D47CE" w:rsidRDefault="003D47CE">
      <w:pPr>
        <w:pStyle w:val="CommentText"/>
      </w:pPr>
      <w:r>
        <w:rPr>
          <w:rStyle w:val="CommentReference"/>
        </w:rPr>
        <w:annotationRef/>
      </w:r>
      <w:r w:rsidRPr="647E3331">
        <w:t>we haven't set up what the scoring process is for the reader to know what this means...</w:t>
      </w:r>
    </w:p>
  </w:comment>
  <w:comment w:id="44" w:author="Kerney, Shamiah (Mayor's Office)" w:date="2026-06-29T12:16:00Z" w:initials="KO">
    <w:p w14:paraId="08C977C7" w14:textId="51ED229F" w:rsidR="003D47CE" w:rsidRDefault="003D47CE">
      <w:pPr>
        <w:pStyle w:val="CommentText"/>
      </w:pPr>
      <w:r>
        <w:rPr>
          <w:rStyle w:val="CommentReference"/>
        </w:rPr>
        <w:annotationRef/>
      </w:r>
      <w:r w:rsidRPr="7846C8E8">
        <w:t>to whom?</w:t>
      </w:r>
    </w:p>
  </w:comment>
  <w:comment w:id="45" w:author="Kerney, Shamiah (Mayor's Office)" w:date="2026-06-29T12:20:00Z" w:initials="KO">
    <w:p w14:paraId="7E19E813" w14:textId="7E2AC526" w:rsidR="003D47CE" w:rsidRDefault="003D47CE">
      <w:pPr>
        <w:pStyle w:val="CommentText"/>
      </w:pPr>
      <w:r>
        <w:rPr>
          <w:rStyle w:val="CommentReference"/>
        </w:rPr>
        <w:annotationRef/>
      </w:r>
      <w:r w:rsidRPr="549993E9">
        <w:t>is this referencing the performance management system/application? May need to be more explicit</w:t>
      </w:r>
    </w:p>
  </w:comment>
  <w:comment w:id="53" w:author="Kerney, Shamiah (Mayor's Office)" w:date="2026-06-29T12:34:00Z" w:initials="KO">
    <w:p w14:paraId="7F13145B" w14:textId="70768132" w:rsidR="003D47CE" w:rsidRDefault="003D47CE">
      <w:pPr>
        <w:pStyle w:val="CommentText"/>
      </w:pPr>
      <w:r>
        <w:rPr>
          <w:rStyle w:val="CommentReference"/>
        </w:rPr>
        <w:annotationRef/>
      </w:r>
      <w:r w:rsidRPr="3C8F57B6">
        <w:t>could we add a hyperlink or at least make reference to what page?</w:t>
      </w:r>
    </w:p>
  </w:comment>
  <w:comment w:id="54" w:author="Heller, Danny (Mayor's Office)" w:date="2026-06-30T10:33:00Z" w:initials="DH">
    <w:p w14:paraId="02652208" w14:textId="77777777" w:rsidR="00A12426" w:rsidRDefault="00A12426" w:rsidP="00A12426">
      <w:pPr>
        <w:pStyle w:val="CommentText"/>
      </w:pPr>
      <w:r>
        <w:rPr>
          <w:rStyle w:val="CommentReference"/>
        </w:rPr>
        <w:annotationRef/>
      </w:r>
      <w:r>
        <w:t>Yes, upon final revisions, we will refer to the page in the document.</w:t>
      </w:r>
    </w:p>
  </w:comment>
  <w:comment w:id="58" w:author="Kerney, Shamiah (Mayor's Office)" w:date="2026-06-29T12:36:00Z" w:initials="KO">
    <w:p w14:paraId="14BDE3E2" w14:textId="43968EA1" w:rsidR="003D47CE" w:rsidRDefault="003D47CE">
      <w:pPr>
        <w:pStyle w:val="CommentText"/>
      </w:pPr>
      <w:r>
        <w:rPr>
          <w:rStyle w:val="CommentReference"/>
        </w:rPr>
        <w:annotationRef/>
      </w:r>
      <w:r w:rsidRPr="2E6A3102">
        <w:t>this might be what you were trying to say above...</w:t>
      </w:r>
    </w:p>
  </w:comment>
  <w:comment w:id="67" w:author="Kerney, Shamiah (Mayor's Office)" w:date="2026-06-29T12:40:00Z" w:initials="KO">
    <w:p w14:paraId="510BA512" w14:textId="19860EA9" w:rsidR="003D47CE" w:rsidRDefault="003D47CE">
      <w:pPr>
        <w:pStyle w:val="CommentText"/>
      </w:pPr>
      <w:r>
        <w:rPr>
          <w:rStyle w:val="CommentReference"/>
        </w:rPr>
        <w:annotationRef/>
      </w:r>
      <w:r w:rsidRPr="02872F1A">
        <w:t>consistency in terminology. Goals or priorities?</w:t>
      </w:r>
    </w:p>
  </w:comment>
  <w:comment w:id="68" w:author="Heller, Danny (Mayor's Office)" w:date="2026-06-30T10:44:00Z" w:initials="DH">
    <w:p w14:paraId="5E7744AE" w14:textId="05648597" w:rsidR="00293F94" w:rsidRDefault="00293F94" w:rsidP="00293F94">
      <w:pPr>
        <w:pStyle w:val="CommentText"/>
      </w:pPr>
      <w:r>
        <w:rPr>
          <w:rStyle w:val="CommentReference"/>
        </w:rPr>
        <w:annotationRef/>
      </w:r>
      <w:r>
        <w:fldChar w:fldCharType="begin"/>
      </w:r>
      <w:r>
        <w:instrText>HYPERLINK "mailto:Shamiah.Kerney@baltimorecity.gov"</w:instrText>
      </w:r>
      <w:bookmarkStart w:id="71" w:name="_@_F8A511988F0748C682641E26D2E0AF20Z"/>
      <w:r>
        <w:fldChar w:fldCharType="separate"/>
      </w:r>
      <w:bookmarkEnd w:id="71"/>
      <w:r w:rsidRPr="00293F94">
        <w:rPr>
          <w:rStyle w:val="Mention"/>
          <w:noProof/>
        </w:rPr>
        <w:t>@Kerney, Shamiah (Mayor's Office)</w:t>
      </w:r>
      <w:r>
        <w:fldChar w:fldCharType="end"/>
      </w:r>
      <w:r>
        <w:t xml:space="preserve"> --little confused by the feedback here, we can set a goal for anything, but we only want this section to reflect the most important work listed in this section—so the goals should reflect what the most important work is.</w:t>
      </w:r>
    </w:p>
  </w:comment>
  <w:comment w:id="69" w:author="Kerney, Shamiah (Mayor's Office)" w:date="2026-06-30T12:40:00Z" w:initials="KO">
    <w:p w14:paraId="2819F8F5" w14:textId="091B9015" w:rsidR="004D2BE3" w:rsidRDefault="004D2BE3">
      <w:pPr>
        <w:pStyle w:val="CommentText"/>
      </w:pPr>
      <w:r>
        <w:rPr>
          <w:rStyle w:val="CommentReference"/>
        </w:rPr>
        <w:annotationRef/>
      </w:r>
      <w:r w:rsidRPr="00FDBC4C">
        <w:t>that's fine</w:t>
      </w:r>
    </w:p>
  </w:comment>
  <w:comment w:id="73" w:author="Kerney, Shamiah (Mayor's Office)" w:date="2026-06-29T12:52:00Z" w:initials="KO">
    <w:p w14:paraId="53FA6CC7" w14:textId="0FC8FEA7" w:rsidR="003D47CE" w:rsidRDefault="003D47CE">
      <w:pPr>
        <w:pStyle w:val="CommentText"/>
      </w:pPr>
      <w:r>
        <w:rPr>
          <w:rStyle w:val="CommentReference"/>
        </w:rPr>
        <w:annotationRef/>
      </w:r>
      <w:r w:rsidRPr="7D6BDB17">
        <w:t>so implied is like end of the FY but not saying June 30, 202x, right?</w:t>
      </w:r>
    </w:p>
  </w:comment>
  <w:comment w:id="74" w:author="Heller, Danny (Mayor's Office)" w:date="2026-06-30T10:36:00Z" w:initials="DH">
    <w:p w14:paraId="529A80BA" w14:textId="77777777" w:rsidR="004524F9" w:rsidRDefault="004524F9" w:rsidP="004524F9">
      <w:pPr>
        <w:pStyle w:val="CommentText"/>
      </w:pPr>
      <w:r>
        <w:rPr>
          <w:rStyle w:val="CommentReference"/>
        </w:rPr>
        <w:annotationRef/>
      </w:r>
      <w:r>
        <w:t>Correct</w:t>
      </w:r>
    </w:p>
  </w:comment>
  <w:comment w:id="76" w:author="Heller, Danny (Mayor's Office)" w:date="2026-06-26T18:01:00Z" w:initials="DH">
    <w:p w14:paraId="30BA77AA" w14:textId="77777777" w:rsidR="0038316C" w:rsidRDefault="0038316C" w:rsidP="0038316C">
      <w:pPr>
        <w:pStyle w:val="CommentText"/>
      </w:pPr>
      <w:r>
        <w:rPr>
          <w:rStyle w:val="CommentReference"/>
        </w:rPr>
        <w:annotationRef/>
      </w:r>
      <w:r>
        <w:t>I need to update formatting of this box</w:t>
      </w:r>
    </w:p>
  </w:comment>
  <w:comment w:id="79" w:author="Kerney, Shamiah (Mayor's Office)" w:date="2026-06-29T12:58:00Z" w:initials="KO">
    <w:p w14:paraId="181F0FA9" w14:textId="4119F321" w:rsidR="003D47CE" w:rsidRDefault="003D47CE">
      <w:pPr>
        <w:pStyle w:val="CommentText"/>
      </w:pPr>
      <w:r>
        <w:rPr>
          <w:rStyle w:val="CommentReference"/>
        </w:rPr>
        <w:annotationRef/>
      </w:r>
      <w:r w:rsidRPr="28474039">
        <w:t xml:space="preserve">and we should note that the request should be to BBMR. </w:t>
      </w:r>
    </w:p>
  </w:comment>
  <w:comment w:id="81" w:author="Kerney, Shamiah (Mayor's Office)" w:date="2026-06-29T13:01:00Z" w:initials="KO">
    <w:p w14:paraId="6656F4D4" w14:textId="0B9531B9" w:rsidR="003D47CE" w:rsidRDefault="003D47CE">
      <w:pPr>
        <w:pStyle w:val="CommentText"/>
      </w:pPr>
      <w:r>
        <w:rPr>
          <w:rStyle w:val="CommentReference"/>
        </w:rPr>
        <w:annotationRef/>
      </w:r>
      <w:r w:rsidRPr="7C6D4EBB">
        <w:t>this reads like the KPI definition description. is it supposed to be the same?</w:t>
      </w:r>
    </w:p>
  </w:comment>
  <w:comment w:id="82" w:author="Heller, Danny (Mayor's Office)" w:date="2026-06-30T12:31:00Z" w:initials="DH">
    <w:p w14:paraId="2C72CA90" w14:textId="77777777" w:rsidR="00412F45" w:rsidRDefault="00412F45" w:rsidP="00412F45">
      <w:pPr>
        <w:pStyle w:val="CommentText"/>
      </w:pPr>
      <w:r>
        <w:rPr>
          <w:rStyle w:val="CommentReference"/>
        </w:rPr>
        <w:annotationRef/>
      </w:r>
      <w:r>
        <w:t>Yes, each goal measure and service level measure will have a family of measures that have the same characteristics for quality</w:t>
      </w:r>
    </w:p>
  </w:comment>
  <w:comment w:id="83" w:author="Kerney, Shamiah (Mayor's Office)" w:date="2026-06-29T13:37:00Z" w:initials="KO">
    <w:p w14:paraId="769182C0" w14:textId="16A06DB2" w:rsidR="003D47CE" w:rsidRDefault="003D47CE">
      <w:pPr>
        <w:pStyle w:val="CommentText"/>
      </w:pPr>
      <w:r>
        <w:rPr>
          <w:rStyle w:val="CommentReference"/>
        </w:rPr>
        <w:annotationRef/>
      </w:r>
      <w:r w:rsidRPr="0ECE0F0B">
        <w:t>is this the highest order measure? if so, we might need to bold this and add a note to the table for why its bolded.</w:t>
      </w:r>
    </w:p>
  </w:comment>
  <w:comment w:id="84" w:author="Heller, Danny (Mayor's Office)" w:date="2026-06-30T12:49:00Z" w:initials="DH">
    <w:p w14:paraId="32907299" w14:textId="77777777" w:rsidR="005D5BE6" w:rsidRDefault="005D5BE6" w:rsidP="005D5BE6">
      <w:pPr>
        <w:pStyle w:val="CommentText"/>
      </w:pPr>
      <w:r>
        <w:rPr>
          <w:rStyle w:val="CommentReference"/>
        </w:rPr>
        <w:annotationRef/>
      </w:r>
      <w:r>
        <w:t>Clarified by adjusting the language above</w:t>
      </w:r>
    </w:p>
  </w:comment>
  <w:comment w:id="86" w:author="James, Mara (DOF)" w:date="2026-06-29T21:03:00Z" w:initials="JM">
    <w:p w14:paraId="177FE364" w14:textId="2E0B0A36" w:rsidR="00B24E78" w:rsidRDefault="00B24E78">
      <w:pPr>
        <w:pStyle w:val="CommentText"/>
      </w:pPr>
      <w:r>
        <w:rPr>
          <w:rStyle w:val="CommentReference"/>
        </w:rPr>
        <w:annotationRef/>
      </w:r>
      <w:r w:rsidRPr="6B261BD6">
        <w:t>missing a definition section like all the rest</w:t>
      </w:r>
    </w:p>
  </w:comment>
  <w:comment w:id="87" w:author="James, Mara (DOF)" w:date="2026-06-29T21:04:00Z" w:initials="JM">
    <w:p w14:paraId="10212C24" w14:textId="26D5ECCC" w:rsidR="00B24E78" w:rsidRDefault="00B24E78">
      <w:pPr>
        <w:pStyle w:val="CommentText"/>
      </w:pPr>
      <w:r>
        <w:rPr>
          <w:rStyle w:val="CommentReference"/>
        </w:rPr>
        <w:annotationRef/>
      </w:r>
      <w:r w:rsidRPr="66F3673E">
        <w:t>update to be in a question format like the other three types?</w:t>
      </w:r>
    </w:p>
  </w:comment>
  <w:comment w:id="88" w:author="Heller, Danny (Mayor's Office)" w:date="2026-06-26T18:01:00Z" w:initials="DH">
    <w:p w14:paraId="6E412C86" w14:textId="77777777" w:rsidR="0038316C" w:rsidRDefault="0038316C" w:rsidP="0038316C">
      <w:pPr>
        <w:pStyle w:val="CommentText"/>
      </w:pPr>
      <w:r>
        <w:rPr>
          <w:rStyle w:val="CommentReference"/>
        </w:rPr>
        <w:annotationRef/>
      </w:r>
      <w:r>
        <w:t>I need to update formatting of this box</w:t>
      </w:r>
    </w:p>
  </w:comment>
  <w:comment w:id="92" w:author="James, Mara (DOF)" w:date="2026-06-29T21:06:00Z" w:initials="JM">
    <w:p w14:paraId="26ACE310" w14:textId="7169E30E" w:rsidR="00B24E78" w:rsidRDefault="00B24E78">
      <w:pPr>
        <w:pStyle w:val="CommentText"/>
      </w:pPr>
      <w:r>
        <w:rPr>
          <w:rStyle w:val="CommentReference"/>
        </w:rPr>
        <w:annotationRef/>
      </w:r>
      <w:r w:rsidRPr="1A2D075F">
        <w:t>i wonder if this</w:t>
      </w:r>
      <w:r w:rsidRPr="1A2D075F">
        <w:t xml:space="preserve"> should be moved up to earlier because when i was reading the section about service measures and kpi's, i was wondering about all the elements that would need to be input</w:t>
      </w:r>
    </w:p>
  </w:comment>
  <w:comment w:id="97" w:author="Heller, Danny (Mayor's Office)" w:date="2026-06-26T18:02:00Z" w:initials="DH">
    <w:p w14:paraId="2ECA6011" w14:textId="77777777" w:rsidR="0038316C" w:rsidRDefault="0038316C" w:rsidP="0038316C">
      <w:pPr>
        <w:pStyle w:val="CommentText"/>
      </w:pPr>
      <w:r>
        <w:rPr>
          <w:rStyle w:val="CommentReference"/>
        </w:rPr>
        <w:annotationRef/>
      </w:r>
      <w:r>
        <w:t>Melanie will update this section when complete</w:t>
      </w:r>
    </w:p>
  </w:comment>
  <w:comment w:id="98" w:author="Kerney, Shamiah (Mayor's Office)" w:date="2026-06-29T13:46:00Z" w:initials="KO">
    <w:p w14:paraId="3FA43701" w14:textId="516C99E8" w:rsidR="003D47CE" w:rsidRDefault="003D47CE">
      <w:pPr>
        <w:pStyle w:val="CommentText"/>
      </w:pPr>
      <w:r>
        <w:rPr>
          <w:rStyle w:val="CommentReference"/>
        </w:rPr>
        <w:annotationRef/>
      </w:r>
      <w:r w:rsidRPr="086139FE">
        <w:t>checking in here.</w:t>
      </w:r>
    </w:p>
  </w:comment>
  <w:comment w:id="102" w:author="James, Mara (DOF)" w:date="2026-06-29T21:08:00Z" w:initials="JM">
    <w:p w14:paraId="4A6B550B" w14:textId="247B59CD" w:rsidR="00B24E78" w:rsidRDefault="00B24E78">
      <w:pPr>
        <w:pStyle w:val="CommentText"/>
      </w:pPr>
      <w:r>
        <w:rPr>
          <w:rStyle w:val="CommentReference"/>
        </w:rPr>
        <w:annotationRef/>
      </w:r>
      <w:r w:rsidRPr="14BBA20D">
        <w:t>do they have to attend all trainings, or just one?</w:t>
      </w:r>
    </w:p>
  </w:comment>
  <w:comment w:id="103" w:author="Heller, Danny (Mayor's Office)" w:date="2026-06-30T10:46:00Z" w:initials="DH">
    <w:p w14:paraId="4E77DD42" w14:textId="77777777" w:rsidR="003E0729" w:rsidRDefault="003E0729" w:rsidP="003E0729">
      <w:pPr>
        <w:pStyle w:val="CommentText"/>
      </w:pPr>
      <w:r>
        <w:rPr>
          <w:rStyle w:val="CommentReference"/>
        </w:rPr>
        <w:annotationRef/>
      </w:r>
      <w:r>
        <w:t>Thanks for the clarification</w:t>
      </w:r>
    </w:p>
  </w:comment>
  <w:comment w:id="108" w:author="Heller, Danny (Mayor's Office)" w:date="2026-06-26T18:03:00Z" w:initials="DH">
    <w:p w14:paraId="3ED41523" w14:textId="00ED7D3C" w:rsidR="0040590B" w:rsidRDefault="0040590B" w:rsidP="0040590B">
      <w:pPr>
        <w:pStyle w:val="CommentText"/>
      </w:pPr>
      <w:r>
        <w:rPr>
          <w:rStyle w:val="CommentReference"/>
        </w:rPr>
        <w:annotationRef/>
      </w:r>
      <w:r>
        <w:fldChar w:fldCharType="begin"/>
      </w:r>
      <w:r>
        <w:instrText>HYPERLINK "mailto:melanie.lada@baltimorecity.gov"</w:instrText>
      </w:r>
      <w:bookmarkStart w:id="109" w:name="_@_376E9749BEFF42F9BCD1E80582CCA37EZ"/>
      <w:r>
        <w:fldChar w:fldCharType="separate"/>
      </w:r>
      <w:bookmarkEnd w:id="109"/>
      <w:r w:rsidRPr="0040590B">
        <w:rPr>
          <w:rStyle w:val="Mention"/>
          <w:noProof/>
        </w:rPr>
        <w:t>@Lada, Melanie (DOF)</w:t>
      </w:r>
      <w:r>
        <w:fldChar w:fldCharType="end"/>
      </w:r>
      <w:r>
        <w:t xml:space="preserve"> --completely lost the date we said. Was it 7/30 and maybe one the week before?</w:t>
      </w:r>
    </w:p>
  </w:comment>
  <w:comment w:id="110" w:author="James, Mara (DOF)" w:date="2026-06-29T21:10:00Z" w:initials="JM">
    <w:p w14:paraId="0AC4D1CE" w14:textId="5BB0C83F" w:rsidR="00B24E78" w:rsidRDefault="00B24E78">
      <w:pPr>
        <w:pStyle w:val="CommentText"/>
      </w:pPr>
      <w:r>
        <w:rPr>
          <w:rStyle w:val="CommentReference"/>
        </w:rPr>
        <w:annotationRef/>
      </w:r>
      <w:r w:rsidRPr="55138E24">
        <w:t>repetitive</w:t>
      </w:r>
    </w:p>
  </w:comment>
  <w:comment w:id="114" w:author="Heller, Danny (Mayor's Office)" w:date="2026-06-26T18:02:00Z" w:initials="DH">
    <w:p w14:paraId="272179CD" w14:textId="77777777" w:rsidR="0038316C" w:rsidRDefault="0038316C" w:rsidP="0038316C">
      <w:pPr>
        <w:pStyle w:val="CommentText"/>
      </w:pPr>
      <w:r>
        <w:rPr>
          <w:rStyle w:val="CommentReference"/>
        </w:rPr>
        <w:annotationRef/>
      </w:r>
      <w:r>
        <w:t>Will update these on Monday</w:t>
      </w:r>
    </w:p>
  </w:comment>
  <w:comment w:id="118" w:author="James, Mara (DOF)" w:date="2026-06-29T21:10:00Z" w:initials="JM">
    <w:p w14:paraId="66EAE41A" w14:textId="2385BED1" w:rsidR="00B24E78" w:rsidRDefault="00B24E78">
      <w:pPr>
        <w:pStyle w:val="CommentText"/>
      </w:pPr>
      <w:r>
        <w:rPr>
          <w:rStyle w:val="CommentReference"/>
        </w:rPr>
        <w:annotationRef/>
      </w:r>
      <w:r w:rsidRPr="2379599B">
        <w:t xml:space="preserve">link to this earlier in the document when assigned analyst is stated or note assignments are later in the document? </w:t>
      </w:r>
    </w:p>
  </w:comment>
  <w:comment w:id="119" w:author="Heller, Danny (Mayor's Office)" w:date="2026-06-30T12:49:00Z" w:initials="DH">
    <w:p w14:paraId="27059D81" w14:textId="77777777" w:rsidR="00D27F13" w:rsidRDefault="00D27F13" w:rsidP="00D27F13">
      <w:pPr>
        <w:pStyle w:val="CommentText"/>
      </w:pPr>
      <w:r>
        <w:rPr>
          <w:rStyle w:val="CommentReference"/>
        </w:rPr>
        <w:annotationRef/>
      </w:r>
      <w:r>
        <w:t>I have added the notation in the document.</w:t>
      </w:r>
    </w:p>
  </w:comment>
  <w:comment w:id="136" w:author="Kerney, Shamiah (Mayor's Office)" w:date="2026-06-29T13:49:00Z" w:initials="KO">
    <w:p w14:paraId="445DDEA6" w14:textId="4F0863A6" w:rsidR="003D47CE" w:rsidRDefault="003D47CE">
      <w:pPr>
        <w:pStyle w:val="CommentText"/>
      </w:pPr>
      <w:r>
        <w:rPr>
          <w:rStyle w:val="CommentReference"/>
        </w:rPr>
        <w:annotationRef/>
      </w:r>
      <w:r w:rsidRPr="6DED2114">
        <w:t>what should be here?</w:t>
      </w:r>
    </w:p>
  </w:comment>
  <w:comment w:id="137" w:author="Heller, Danny (Mayor's Office)" w:date="2026-06-30T10:51:00Z" w:initials="DH">
    <w:p w14:paraId="00EF21B5" w14:textId="77777777" w:rsidR="00E75F6F" w:rsidRDefault="00E75F6F" w:rsidP="00E75F6F">
      <w:pPr>
        <w:pStyle w:val="CommentText"/>
      </w:pPr>
      <w:r>
        <w:rPr>
          <w:rStyle w:val="CommentReference"/>
        </w:rPr>
        <w:annotationRef/>
      </w:r>
      <w:r>
        <w:t>I have added N/A to all blanks like past practice</w:t>
      </w:r>
    </w:p>
  </w:comment>
  <w:comment w:id="138" w:author="Kerney, Shamiah (Mayor's Office)" w:date="2026-06-29T13:49:00Z" w:initials="KO">
    <w:p w14:paraId="612526F7" w14:textId="49567210" w:rsidR="003D47CE" w:rsidRDefault="003D47CE">
      <w:pPr>
        <w:pStyle w:val="CommentText"/>
      </w:pPr>
      <w:r>
        <w:rPr>
          <w:rStyle w:val="CommentReference"/>
        </w:rPr>
        <w:annotationRef/>
      </w:r>
      <w:r w:rsidRPr="6775FC91">
        <w:t>what should be here?</w:t>
      </w:r>
    </w:p>
  </w:comment>
  <w:comment w:id="140" w:author="Heller, Danny (Mayor's Office)" w:date="2026-06-26T18:03:00Z" w:initials="DH">
    <w:p w14:paraId="47A1FEC4" w14:textId="111748F2" w:rsidR="0040590B" w:rsidRDefault="0040590B" w:rsidP="0040590B">
      <w:pPr>
        <w:pStyle w:val="CommentText"/>
      </w:pPr>
      <w:r>
        <w:rPr>
          <w:rStyle w:val="CommentReference"/>
        </w:rPr>
        <w:annotationRef/>
      </w:r>
      <w:r>
        <w:fldChar w:fldCharType="begin"/>
      </w:r>
      <w:r>
        <w:instrText>HYPERLINK "mailto:melanie.lada@baltimorecity.gov"</w:instrText>
      </w:r>
      <w:bookmarkStart w:id="141" w:name="_@_E40A83A4EB184FC9A372C90D2F73D87EZ"/>
      <w:r>
        <w:fldChar w:fldCharType="separate"/>
      </w:r>
      <w:bookmarkEnd w:id="141"/>
      <w:r w:rsidRPr="0040590B">
        <w:rPr>
          <w:rStyle w:val="Mention"/>
          <w:noProof/>
        </w:rPr>
        <w:t>@Lada, Melanie (DOF)</w:t>
      </w:r>
      <w:r>
        <w:fldChar w:fldCharType="end"/>
      </w:r>
      <w:r>
        <w:t xml:space="preserve"> , note I applied Matt’s feedback, but this mostly reflects the table you and Sarah sent over.</w:t>
      </w:r>
    </w:p>
  </w:comment>
  <w:comment w:id="143" w:author="Kerney, Shamiah (Mayor's Office)" w:date="2026-06-29T13:57:00Z" w:initials="KO">
    <w:p w14:paraId="62A8804B" w14:textId="03F89404" w:rsidR="003D47CE" w:rsidRDefault="003D47CE">
      <w:pPr>
        <w:pStyle w:val="CommentText"/>
      </w:pPr>
      <w:r>
        <w:rPr>
          <w:rStyle w:val="CommentReference"/>
        </w:rPr>
        <w:annotationRef/>
      </w:r>
      <w:r w:rsidRPr="62E7A80C">
        <w:t>only one date so shouldn't this be the end date to demonstrate its the deadline? I'm not passionate about it, but just asking...</w:t>
      </w:r>
    </w:p>
  </w:comment>
  <w:comment w:id="152" w:author="Heller, Danny (Mayor's Office)" w:date="2026-06-30T10:56:00Z" w:initials="DH">
    <w:p w14:paraId="0B6BCE38" w14:textId="05800EB4" w:rsidR="00550C64" w:rsidRDefault="00550C64" w:rsidP="00550C64">
      <w:pPr>
        <w:pStyle w:val="CommentText"/>
      </w:pPr>
      <w:r>
        <w:rPr>
          <w:rStyle w:val="CommentReference"/>
        </w:rPr>
        <w:annotationRef/>
      </w:r>
      <w:r>
        <w:fldChar w:fldCharType="begin"/>
      </w:r>
      <w:r>
        <w:instrText>HYPERLINK "mailto:melanie.lada@baltimorecity.gov"</w:instrText>
      </w:r>
      <w:bookmarkStart w:id="154" w:name="_@_CF5346FCECBA435B93AEA28671A15E9AZ"/>
      <w:r>
        <w:fldChar w:fldCharType="separate"/>
      </w:r>
      <w:bookmarkEnd w:id="154"/>
      <w:r w:rsidRPr="00550C64">
        <w:rPr>
          <w:rStyle w:val="Mention"/>
          <w:noProof/>
        </w:rPr>
        <w:t>@Lada, Melanie (DOF)</w:t>
      </w:r>
      <w:r>
        <w:fldChar w:fldCharType="end"/>
      </w:r>
      <w:r>
        <w:t xml:space="preserve"> --note—this is a new tone from past guidance. I’m here for it.</w:t>
      </w:r>
    </w:p>
  </w:comment>
  <w:comment w:id="158" w:author="Heller, Danny (Mayor's Office)" w:date="2026-06-26T18:04:00Z" w:initials="DH">
    <w:p w14:paraId="5106CFAA" w14:textId="1F3AB7D9" w:rsidR="0040590B" w:rsidRDefault="0040590B" w:rsidP="0040590B">
      <w:pPr>
        <w:pStyle w:val="CommentText"/>
      </w:pPr>
      <w:r>
        <w:rPr>
          <w:rStyle w:val="CommentReference"/>
        </w:rPr>
        <w:annotationRef/>
      </w:r>
      <w:r>
        <w:fldChar w:fldCharType="begin"/>
      </w:r>
      <w:r>
        <w:instrText>HYPERLINK "mailto:Shamiah.Kerney@baltimorecity.gov"</w:instrText>
      </w:r>
      <w:bookmarkStart w:id="161" w:name="_@_FF1D6F3026F64E35A05BB2ECEB0BEE69Z"/>
      <w:r>
        <w:fldChar w:fldCharType="separate"/>
      </w:r>
      <w:bookmarkEnd w:id="161"/>
      <w:r w:rsidRPr="0040590B">
        <w:rPr>
          <w:rStyle w:val="Mention"/>
          <w:noProof/>
        </w:rPr>
        <w:t>@Kerney, Shamiah (Mayor's Office)</w:t>
      </w:r>
      <w:r>
        <w:fldChar w:fldCharType="end"/>
      </w:r>
      <w:r>
        <w:t xml:space="preserve"> this used to be five+ years.</w:t>
      </w:r>
    </w:p>
  </w:comment>
  <w:comment w:id="159" w:author="Kerney, Shamiah (Mayor's Office)" w:date="2026-06-29T14:06:00Z" w:initials="KO">
    <w:p w14:paraId="60E16983" w14:textId="046A53D6" w:rsidR="003D47CE" w:rsidRDefault="003D47CE">
      <w:pPr>
        <w:pStyle w:val="CommentText"/>
      </w:pPr>
      <w:r>
        <w:rPr>
          <w:rStyle w:val="CommentReference"/>
        </w:rPr>
        <w:annotationRef/>
      </w:r>
      <w:r w:rsidRPr="1AD17ABA">
        <w:t>what is the threshold for their ability to demonstrate something will be in place for three years? I'm ok with the decrease from 5, but struggling with what an agency could show us...</w:t>
      </w:r>
    </w:p>
  </w:comment>
  <w:comment w:id="160" w:author="Heller, Danny (Mayor's Office)" w:date="2026-06-30T12:46:00Z" w:initials="DH">
    <w:p w14:paraId="54D6C942" w14:textId="6C4B934E" w:rsidR="003835AC" w:rsidRDefault="003835AC" w:rsidP="003835AC">
      <w:pPr>
        <w:pStyle w:val="CommentText"/>
      </w:pPr>
      <w:r>
        <w:rPr>
          <w:rStyle w:val="CommentReference"/>
        </w:rPr>
        <w:annotationRef/>
      </w:r>
      <w:r>
        <w:fldChar w:fldCharType="begin"/>
      </w:r>
      <w:r>
        <w:instrText>HYPERLINK "mailto:Shamiah.Kerney@baltimorecity.gov"</w:instrText>
      </w:r>
      <w:bookmarkStart w:id="162" w:name="_@_4E76369B8D084611BFD35B69A95E73CFZ"/>
      <w:r>
        <w:fldChar w:fldCharType="separate"/>
      </w:r>
      <w:bookmarkEnd w:id="162"/>
      <w:r w:rsidRPr="003835AC">
        <w:rPr>
          <w:rStyle w:val="Mention"/>
          <w:noProof/>
        </w:rPr>
        <w:t>@Kerney, Shamiah (Mayor's Office)</w:t>
      </w:r>
      <w:r>
        <w:fldChar w:fldCharType="end"/>
      </w:r>
      <w:r>
        <w:t xml:space="preserve"> , speaking for </w:t>
      </w:r>
      <w:r>
        <w:fldChar w:fldCharType="begin"/>
      </w:r>
      <w:r>
        <w:instrText>HYPERLINK "mailto:melanie.lada@baltimorecity.gov"</w:instrText>
      </w:r>
      <w:bookmarkStart w:id="163" w:name="_@_B7C1B3419D6742FEB5BC2894A10D6FDFZ"/>
      <w:r>
        <w:fldChar w:fldCharType="separate"/>
      </w:r>
      <w:bookmarkEnd w:id="163"/>
      <w:r w:rsidRPr="003835AC">
        <w:rPr>
          <w:rStyle w:val="Mention"/>
          <w:noProof/>
        </w:rPr>
        <w:t>@Lada, Melanie (DOF)</w:t>
      </w:r>
      <w:r>
        <w:fldChar w:fldCharType="end"/>
      </w:r>
      <w:r>
        <w:t xml:space="preserve"> and the BBMR team here, but I reviewed the form that was submitted in the past and there was a text box for a justification for change. While there is a scoring guide for enhancement requests, there has not been one for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4BC1F" w15:done="1"/>
  <w15:commentEx w15:paraId="34ADE659" w15:paraIdParent="3E24BC1F" w15:done="1"/>
  <w15:commentEx w15:paraId="69F09992" w15:done="1"/>
  <w15:commentEx w15:paraId="662B2950" w15:paraIdParent="69F09992" w15:done="1"/>
  <w15:commentEx w15:paraId="27E2D16A" w15:done="1"/>
  <w15:commentEx w15:paraId="58F18649" w15:done="0"/>
  <w15:commentEx w15:paraId="65FA2624" w15:paraIdParent="58F18649" w15:done="0"/>
  <w15:commentEx w15:paraId="2CA79867" w15:paraIdParent="58F18649" w15:done="0"/>
  <w15:commentEx w15:paraId="73449194" w15:done="1"/>
  <w15:commentEx w15:paraId="61177ADE" w15:done="0"/>
  <w15:commentEx w15:paraId="7AB2526C" w15:done="1"/>
  <w15:commentEx w15:paraId="27D588F5" w15:done="1"/>
  <w15:commentEx w15:paraId="139B48C9" w15:done="1"/>
  <w15:commentEx w15:paraId="42653B71" w15:done="1"/>
  <w15:commentEx w15:paraId="57711FB7" w15:done="1"/>
  <w15:commentEx w15:paraId="08C977C7" w15:done="1"/>
  <w15:commentEx w15:paraId="7E19E813" w15:done="1"/>
  <w15:commentEx w15:paraId="7F13145B" w15:done="0"/>
  <w15:commentEx w15:paraId="02652208" w15:paraIdParent="7F13145B" w15:done="0"/>
  <w15:commentEx w15:paraId="14BDE3E2" w15:done="1"/>
  <w15:commentEx w15:paraId="510BA512" w15:done="0"/>
  <w15:commentEx w15:paraId="5E7744AE" w15:paraIdParent="510BA512" w15:done="0"/>
  <w15:commentEx w15:paraId="2819F8F5" w15:paraIdParent="510BA512" w15:done="0"/>
  <w15:commentEx w15:paraId="53FA6CC7" w15:done="1"/>
  <w15:commentEx w15:paraId="529A80BA" w15:paraIdParent="53FA6CC7" w15:done="1"/>
  <w15:commentEx w15:paraId="30BA77AA" w15:done="0"/>
  <w15:commentEx w15:paraId="181F0FA9" w15:done="1"/>
  <w15:commentEx w15:paraId="6656F4D4" w15:done="0"/>
  <w15:commentEx w15:paraId="2C72CA90" w15:paraIdParent="6656F4D4" w15:done="0"/>
  <w15:commentEx w15:paraId="769182C0" w15:done="1"/>
  <w15:commentEx w15:paraId="32907299" w15:paraIdParent="769182C0" w15:done="1"/>
  <w15:commentEx w15:paraId="177FE364" w15:done="1"/>
  <w15:commentEx w15:paraId="10212C24" w15:done="1"/>
  <w15:commentEx w15:paraId="6E412C86" w15:done="0"/>
  <w15:commentEx w15:paraId="26ACE310" w15:done="0"/>
  <w15:commentEx w15:paraId="2ECA6011" w15:done="0"/>
  <w15:commentEx w15:paraId="3FA43701" w15:paraIdParent="2ECA6011" w15:done="0"/>
  <w15:commentEx w15:paraId="4A6B550B" w15:done="0"/>
  <w15:commentEx w15:paraId="4E77DD42" w15:paraIdParent="4A6B550B" w15:done="0"/>
  <w15:commentEx w15:paraId="3ED41523" w15:done="0"/>
  <w15:commentEx w15:paraId="0AC4D1CE" w15:done="1"/>
  <w15:commentEx w15:paraId="272179CD" w15:done="0"/>
  <w15:commentEx w15:paraId="66EAE41A" w15:done="0"/>
  <w15:commentEx w15:paraId="27059D81" w15:paraIdParent="66EAE41A" w15:done="0"/>
  <w15:commentEx w15:paraId="445DDEA6" w15:done="0"/>
  <w15:commentEx w15:paraId="00EF21B5" w15:paraIdParent="445DDEA6" w15:done="0"/>
  <w15:commentEx w15:paraId="612526F7" w15:done="1"/>
  <w15:commentEx w15:paraId="47A1FEC4" w15:done="0"/>
  <w15:commentEx w15:paraId="62A8804B" w15:done="1"/>
  <w15:commentEx w15:paraId="0B6BCE38" w15:done="0"/>
  <w15:commentEx w15:paraId="5106CFAA" w15:done="0"/>
  <w15:commentEx w15:paraId="60E16983" w15:paraIdParent="5106CFAA" w15:done="0"/>
  <w15:commentEx w15:paraId="54D6C942" w15:paraIdParent="5106CF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53A488" w16cex:dateUtc="2026-06-29T20:38:00Z"/>
  <w16cex:commentExtensible w16cex:durableId="6AD307E6" w16cex:dateUtc="2026-06-30T14:09:00Z"/>
  <w16cex:commentExtensible w16cex:durableId="1BFFCC8D" w16cex:dateUtc="2026-06-29T15:22:00Z"/>
  <w16cex:commentExtensible w16cex:durableId="2AC4F8AF" w16cex:dateUtc="2026-06-30T14:11:00Z"/>
  <w16cex:commentExtensible w16cex:durableId="7F02F113" w16cex:dateUtc="2026-06-26T22:00:00Z"/>
  <w16cex:commentExtensible w16cex:durableId="3E9A30DA" w16cex:dateUtc="2026-06-29T15:59:00Z"/>
  <w16cex:commentExtensible w16cex:durableId="04DBA21A" w16cex:dateUtc="2026-06-30T14:22:00Z"/>
  <w16cex:commentExtensible w16cex:durableId="2EA9F7BE" w16cex:dateUtc="2026-06-30T15:05:00Z"/>
  <w16cex:commentExtensible w16cex:durableId="33AD4E7F" w16cex:dateUtc="2026-06-29T16:00:00Z"/>
  <w16cex:commentExtensible w16cex:durableId="1EFB69F2" w16cex:dateUtc="2026-06-30T14:25:00Z"/>
  <w16cex:commentExtensible w16cex:durableId="632A7255" w16cex:dateUtc="2026-06-29T16:01:00Z"/>
  <w16cex:commentExtensible w16cex:durableId="7229AC5E" w16cex:dateUtc="2026-06-29T16:01:00Z"/>
  <w16cex:commentExtensible w16cex:durableId="50510849" w16cex:dateUtc="2026-06-29T16:04:00Z"/>
  <w16cex:commentExtensible w16cex:durableId="4E8F6CB1" w16cex:dateUtc="2026-06-29T16:11:00Z"/>
  <w16cex:commentExtensible w16cex:durableId="4FCF1488" w16cex:dateUtc="2026-06-29T16:13:00Z"/>
  <w16cex:commentExtensible w16cex:durableId="17573DA8" w16cex:dateUtc="2026-06-29T16:16:00Z"/>
  <w16cex:commentExtensible w16cex:durableId="420410FE" w16cex:dateUtc="2026-06-29T16:20:00Z"/>
  <w16cex:commentExtensible w16cex:durableId="0FF9FBEC" w16cex:dateUtc="2026-06-29T16:34:00Z"/>
  <w16cex:commentExtensible w16cex:durableId="557CC0F0" w16cex:dateUtc="2026-06-30T14:33:00Z">
    <w16cex:extLst>
      <w16:ext w16:uri="{CE6994B0-6A32-4C9F-8C6B-6E91EDA988CE}">
        <cr:reactions xmlns:cr="http://schemas.microsoft.com/office/comments/2020/reactions">
          <cr:reaction reactionType="1">
            <cr:reactionInfo dateUtc="2026-06-30T15:06:17Z">
              <cr:user userId="S::shamiah.kerney@baltimorecity.gov::8b4789ae-23b7-4b6a-8fef-433029098b89" userProvider="AD" userName="Kerney, Shamiah (Mayor's Office)"/>
            </cr:reactionInfo>
          </cr:reaction>
        </cr:reactions>
      </w16:ext>
    </w16cex:extLst>
  </w16cex:commentExtensible>
  <w16cex:commentExtensible w16cex:durableId="5E328496" w16cex:dateUtc="2026-06-29T16:36:00Z"/>
  <w16cex:commentExtensible w16cex:durableId="062170F7" w16cex:dateUtc="2026-06-29T16:40:00Z"/>
  <w16cex:commentExtensible w16cex:durableId="6A92274A" w16cex:dateUtc="2026-06-30T14:44:00Z"/>
  <w16cex:commentExtensible w16cex:durableId="5C28D14F" w16cex:dateUtc="2026-06-30T16:40:00Z"/>
  <w16cex:commentExtensible w16cex:durableId="0B9EAF47" w16cex:dateUtc="2026-06-29T16:52:00Z"/>
  <w16cex:commentExtensible w16cex:durableId="092C075A" w16cex:dateUtc="2026-06-30T14:36:00Z"/>
  <w16cex:commentExtensible w16cex:durableId="64F380C3" w16cex:dateUtc="2026-06-26T22:01:00Z">
    <w16cex:extLst>
      <w16:ext w16:uri="{CE6994B0-6A32-4C9F-8C6B-6E91EDA988CE}">
        <cr:reactions xmlns:cr="http://schemas.microsoft.com/office/comments/2020/reactions">
          <cr:reaction reactionType="1">
            <cr:reactionInfo dateUtc="2026-06-29T16:56:42Z">
              <cr:user userId="S::shamiah.kerney@baltimorecity.gov::8b4789ae-23b7-4b6a-8fef-433029098b89" userProvider="AD" userName="Kerney, Shamiah (Mayor's Office)"/>
            </cr:reactionInfo>
          </cr:reaction>
        </cr:reactions>
      </w16:ext>
    </w16cex:extLst>
  </w16cex:commentExtensible>
  <w16cex:commentExtensible w16cex:durableId="00979C09" w16cex:dateUtc="2026-06-29T16:58:00Z"/>
  <w16cex:commentExtensible w16cex:durableId="589765E9" w16cex:dateUtc="2026-06-29T17:01:00Z"/>
  <w16cex:commentExtensible w16cex:durableId="219B37B8" w16cex:dateUtc="2026-06-30T16:31:00Z"/>
  <w16cex:commentExtensible w16cex:durableId="0CFACCEE" w16cex:dateUtc="2026-06-29T17:37:00Z"/>
  <w16cex:commentExtensible w16cex:durableId="5C3FE129" w16cex:dateUtc="2026-06-30T16:49:00Z"/>
  <w16cex:commentExtensible w16cex:durableId="5629DE3D" w16cex:dateUtc="2026-06-30T01:03:00Z"/>
  <w16cex:commentExtensible w16cex:durableId="037233A3" w16cex:dateUtc="2026-06-30T01:04:00Z"/>
  <w16cex:commentExtensible w16cex:durableId="138233D7" w16cex:dateUtc="2026-06-26T22:01:00Z"/>
  <w16cex:commentExtensible w16cex:durableId="0ED9D827" w16cex:dateUtc="2026-06-30T01:06:00Z"/>
  <w16cex:commentExtensible w16cex:durableId="605A83F7" w16cex:dateUtc="2026-06-26T22:02:00Z"/>
  <w16cex:commentExtensible w16cex:durableId="7A97A3D7" w16cex:dateUtc="2026-06-29T17:46:00Z"/>
  <w16cex:commentExtensible w16cex:durableId="73374EA5" w16cex:dateUtc="2026-06-30T01:08:00Z"/>
  <w16cex:commentExtensible w16cex:durableId="0504F9F4" w16cex:dateUtc="2026-06-30T14:46:00Z"/>
  <w16cex:commentExtensible w16cex:durableId="4560C58C" w16cex:dateUtc="2026-06-26T22:03:00Z"/>
  <w16cex:commentExtensible w16cex:durableId="07418075" w16cex:dateUtc="2026-06-30T01:10:00Z"/>
  <w16cex:commentExtensible w16cex:durableId="38F3BB6C" w16cex:dateUtc="2026-06-26T22:02:00Z"/>
  <w16cex:commentExtensible w16cex:durableId="24DD93A9" w16cex:dateUtc="2026-06-30T01:10:00Z"/>
  <w16cex:commentExtensible w16cex:durableId="0F24C979" w16cex:dateUtc="2026-06-30T16:49:00Z"/>
  <w16cex:commentExtensible w16cex:durableId="76989486" w16cex:dateUtc="2026-06-29T17:49:00Z"/>
  <w16cex:commentExtensible w16cex:durableId="4FEFBDEF" w16cex:dateUtc="2026-06-30T14:51:00Z"/>
  <w16cex:commentExtensible w16cex:durableId="16A853B8" w16cex:dateUtc="2026-06-29T17:49:00Z"/>
  <w16cex:commentExtensible w16cex:durableId="482C0FB3" w16cex:dateUtc="2026-06-26T22:03:00Z"/>
  <w16cex:commentExtensible w16cex:durableId="01D5900F" w16cex:dateUtc="2026-06-29T17:57:00Z"/>
  <w16cex:commentExtensible w16cex:durableId="48C6CF02" w16cex:dateUtc="2026-06-30T14:56:00Z"/>
  <w16cex:commentExtensible w16cex:durableId="12759A91" w16cex:dateUtc="2026-06-26T22:04:00Z"/>
  <w16cex:commentExtensible w16cex:durableId="0AA78FAE" w16cex:dateUtc="2026-06-29T18:06:00Z"/>
  <w16cex:commentExtensible w16cex:durableId="30E1EAE1" w16cex:dateUtc="2026-06-30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4BC1F" w16cid:durableId="7E53A488"/>
  <w16cid:commentId w16cid:paraId="34ADE659" w16cid:durableId="6AD307E6"/>
  <w16cid:commentId w16cid:paraId="69F09992" w16cid:durableId="1BFFCC8D"/>
  <w16cid:commentId w16cid:paraId="662B2950" w16cid:durableId="2AC4F8AF"/>
  <w16cid:commentId w16cid:paraId="27E2D16A" w16cid:durableId="7F02F113"/>
  <w16cid:commentId w16cid:paraId="58F18649" w16cid:durableId="3E9A30DA"/>
  <w16cid:commentId w16cid:paraId="65FA2624" w16cid:durableId="04DBA21A"/>
  <w16cid:commentId w16cid:paraId="2CA79867" w16cid:durableId="2EA9F7BE"/>
  <w16cid:commentId w16cid:paraId="73449194" w16cid:durableId="33AD4E7F"/>
  <w16cid:commentId w16cid:paraId="61177ADE" w16cid:durableId="1EFB69F2"/>
  <w16cid:commentId w16cid:paraId="7AB2526C" w16cid:durableId="632A7255"/>
  <w16cid:commentId w16cid:paraId="27D588F5" w16cid:durableId="7229AC5E"/>
  <w16cid:commentId w16cid:paraId="139B48C9" w16cid:durableId="50510849"/>
  <w16cid:commentId w16cid:paraId="42653B71" w16cid:durableId="4E8F6CB1"/>
  <w16cid:commentId w16cid:paraId="57711FB7" w16cid:durableId="4FCF1488"/>
  <w16cid:commentId w16cid:paraId="08C977C7" w16cid:durableId="17573DA8"/>
  <w16cid:commentId w16cid:paraId="7E19E813" w16cid:durableId="420410FE"/>
  <w16cid:commentId w16cid:paraId="7F13145B" w16cid:durableId="0FF9FBEC"/>
  <w16cid:commentId w16cid:paraId="02652208" w16cid:durableId="557CC0F0"/>
  <w16cid:commentId w16cid:paraId="14BDE3E2" w16cid:durableId="5E328496"/>
  <w16cid:commentId w16cid:paraId="510BA512" w16cid:durableId="062170F7"/>
  <w16cid:commentId w16cid:paraId="5E7744AE" w16cid:durableId="6A92274A"/>
  <w16cid:commentId w16cid:paraId="2819F8F5" w16cid:durableId="5C28D14F"/>
  <w16cid:commentId w16cid:paraId="53FA6CC7" w16cid:durableId="0B9EAF47"/>
  <w16cid:commentId w16cid:paraId="529A80BA" w16cid:durableId="092C075A"/>
  <w16cid:commentId w16cid:paraId="30BA77AA" w16cid:durableId="64F380C3"/>
  <w16cid:commentId w16cid:paraId="181F0FA9" w16cid:durableId="00979C09"/>
  <w16cid:commentId w16cid:paraId="6656F4D4" w16cid:durableId="589765E9"/>
  <w16cid:commentId w16cid:paraId="2C72CA90" w16cid:durableId="219B37B8"/>
  <w16cid:commentId w16cid:paraId="769182C0" w16cid:durableId="0CFACCEE"/>
  <w16cid:commentId w16cid:paraId="32907299" w16cid:durableId="5C3FE129"/>
  <w16cid:commentId w16cid:paraId="177FE364" w16cid:durableId="5629DE3D"/>
  <w16cid:commentId w16cid:paraId="10212C24" w16cid:durableId="037233A3"/>
  <w16cid:commentId w16cid:paraId="6E412C86" w16cid:durableId="138233D7"/>
  <w16cid:commentId w16cid:paraId="26ACE310" w16cid:durableId="0ED9D827"/>
  <w16cid:commentId w16cid:paraId="2ECA6011" w16cid:durableId="605A83F7"/>
  <w16cid:commentId w16cid:paraId="3FA43701" w16cid:durableId="7A97A3D7"/>
  <w16cid:commentId w16cid:paraId="4A6B550B" w16cid:durableId="73374EA5"/>
  <w16cid:commentId w16cid:paraId="4E77DD42" w16cid:durableId="0504F9F4"/>
  <w16cid:commentId w16cid:paraId="3ED41523" w16cid:durableId="4560C58C"/>
  <w16cid:commentId w16cid:paraId="0AC4D1CE" w16cid:durableId="07418075"/>
  <w16cid:commentId w16cid:paraId="272179CD" w16cid:durableId="38F3BB6C"/>
  <w16cid:commentId w16cid:paraId="66EAE41A" w16cid:durableId="24DD93A9"/>
  <w16cid:commentId w16cid:paraId="27059D81" w16cid:durableId="0F24C979"/>
  <w16cid:commentId w16cid:paraId="445DDEA6" w16cid:durableId="76989486"/>
  <w16cid:commentId w16cid:paraId="00EF21B5" w16cid:durableId="4FEFBDEF"/>
  <w16cid:commentId w16cid:paraId="612526F7" w16cid:durableId="16A853B8"/>
  <w16cid:commentId w16cid:paraId="47A1FEC4" w16cid:durableId="482C0FB3"/>
  <w16cid:commentId w16cid:paraId="62A8804B" w16cid:durableId="01D5900F"/>
  <w16cid:commentId w16cid:paraId="0B6BCE38" w16cid:durableId="48C6CF02"/>
  <w16cid:commentId w16cid:paraId="5106CFAA" w16cid:durableId="12759A91"/>
  <w16cid:commentId w16cid:paraId="60E16983" w16cid:durableId="0AA78FAE"/>
  <w16cid:commentId w16cid:paraId="54D6C942" w16cid:durableId="30E1EA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3887" w14:textId="77777777" w:rsidR="005B6CE4" w:rsidRDefault="005B6CE4" w:rsidP="00733EDE">
      <w:pPr>
        <w:spacing w:after="0" w:line="240" w:lineRule="auto"/>
      </w:pPr>
      <w:r>
        <w:separator/>
      </w:r>
    </w:p>
  </w:endnote>
  <w:endnote w:type="continuationSeparator" w:id="0">
    <w:p w14:paraId="4BF5CA8D" w14:textId="77777777" w:rsidR="005B6CE4" w:rsidRDefault="005B6CE4" w:rsidP="00733EDE">
      <w:pPr>
        <w:spacing w:after="0" w:line="240" w:lineRule="auto"/>
      </w:pPr>
      <w:r>
        <w:continuationSeparator/>
      </w:r>
    </w:p>
  </w:endnote>
  <w:endnote w:type="continuationNotice" w:id="1">
    <w:p w14:paraId="54F75BC1" w14:textId="77777777" w:rsidR="005B6CE4" w:rsidRDefault="005B6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869798"/>
      <w:docPartObj>
        <w:docPartGallery w:val="Page Numbers (Bottom of Page)"/>
        <w:docPartUnique/>
      </w:docPartObj>
    </w:sdtPr>
    <w:sdtEndPr/>
    <w:sdtContent>
      <w:p w14:paraId="60957615" w14:textId="476117FF" w:rsidR="00733EDE" w:rsidRDefault="00295951">
        <w:pPr>
          <w:pStyle w:val="Footer"/>
        </w:pPr>
        <w:r>
          <w:rPr>
            <w:noProof/>
          </w:rPr>
          <mc:AlternateContent>
            <mc:Choice Requires="wpg">
              <w:drawing>
                <wp:anchor distT="0" distB="0" distL="114300" distR="114300" simplePos="0" relativeHeight="251658240" behindDoc="0" locked="0" layoutInCell="1" allowOverlap="1" wp14:anchorId="4A673582" wp14:editId="473361CB">
                  <wp:simplePos x="0" y="0"/>
                  <wp:positionH relativeFrom="margin">
                    <wp:align>right</wp:align>
                  </wp:positionH>
                  <wp:positionV relativeFrom="page">
                    <wp:align>bottom</wp:align>
                  </wp:positionV>
                  <wp:extent cx="436880" cy="716915"/>
                  <wp:effectExtent l="7620" t="9525" r="12700" b="6985"/>
                  <wp:wrapNone/>
                  <wp:docPr id="1989662062" name="Group 1989662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666540421"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2999787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47CA340" w14:textId="77777777" w:rsidR="00295951" w:rsidRDefault="00295951">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673582" id="Group 1989662062" o:spid="_x0000_s1026" style="position:absolute;margin-left:-16.8pt;margin-top:0;width:34.4pt;height:56.45pt;z-index:25165824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DzDMXf4CAABlBwAADgAAAAAAAAAAAAAAAAAuAgAAZHJzL2Uyb0RvYy54bWxQSwECLQAUAAYA&#10;CAAAACEA0pdrB9sAAAAEAQAADwAAAAAAAAAAAAAAAABYBQAAZHJzL2Rvd25yZXYueG1sUEsFBgAA&#10;AAAEAAQA8wAAAGA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" filled="f" strokecolor="#7f7f7f">
                    <v:textbox>
                      <w:txbxContent>
                        <w:p w14:paraId="747CA340" w14:textId="77777777" w:rsidR="00295951" w:rsidRDefault="00295951">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r>
          <w:rPr>
            <w:rFonts w:asciiTheme="majorHAnsi" w:hAnsiTheme="majorHAnsi" w:cstheme="majorHAnsi"/>
            <w:smallCaps/>
          </w:rPr>
          <w:t xml:space="preserve">City of Baltimore: </w:t>
        </w:r>
        <w:r w:rsidR="0019348E">
          <w:rPr>
            <w:rFonts w:asciiTheme="majorHAnsi" w:hAnsiTheme="majorHAnsi" w:cstheme="majorHAnsi"/>
            <w:smallCaps/>
          </w:rPr>
          <w:t>Agency</w:t>
        </w:r>
        <w:r w:rsidR="00DE6BEB">
          <w:rPr>
            <w:rFonts w:asciiTheme="majorHAnsi" w:hAnsiTheme="majorHAnsi" w:cstheme="majorHAnsi"/>
            <w:smallCaps/>
          </w:rPr>
          <w:t xml:space="preserve"> </w:t>
        </w:r>
        <w:r w:rsidR="0019348E">
          <w:rPr>
            <w:rFonts w:asciiTheme="majorHAnsi" w:hAnsiTheme="majorHAnsi" w:cstheme="majorHAnsi"/>
            <w:smallCaps/>
          </w:rPr>
          <w:t>Performance</w:t>
        </w:r>
        <w:r w:rsidR="00DE6BEB">
          <w:rPr>
            <w:rFonts w:asciiTheme="majorHAnsi" w:hAnsiTheme="majorHAnsi" w:cstheme="majorHAnsi"/>
            <w:smallCaps/>
          </w:rPr>
          <w:t xml:space="preserve"> Planning</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030B02C" w14:paraId="4DEB4678" w14:textId="77777777" w:rsidTr="3030B02C">
      <w:trPr>
        <w:trHeight w:val="300"/>
      </w:trPr>
      <w:tc>
        <w:tcPr>
          <w:tcW w:w="3600" w:type="dxa"/>
        </w:tcPr>
        <w:p w14:paraId="34016E12" w14:textId="53D33554" w:rsidR="3030B02C" w:rsidRDefault="3030B02C" w:rsidP="3030B02C">
          <w:pPr>
            <w:pStyle w:val="Header"/>
            <w:ind w:left="-115"/>
          </w:pPr>
        </w:p>
      </w:tc>
      <w:tc>
        <w:tcPr>
          <w:tcW w:w="3600" w:type="dxa"/>
        </w:tcPr>
        <w:p w14:paraId="78D0498D" w14:textId="0804F23B" w:rsidR="3030B02C" w:rsidRDefault="3030B02C" w:rsidP="3030B02C">
          <w:pPr>
            <w:pStyle w:val="Header"/>
            <w:jc w:val="center"/>
          </w:pPr>
        </w:p>
      </w:tc>
      <w:tc>
        <w:tcPr>
          <w:tcW w:w="3600" w:type="dxa"/>
        </w:tcPr>
        <w:p w14:paraId="22A3293E" w14:textId="4425A1A5" w:rsidR="3030B02C" w:rsidRDefault="3030B02C" w:rsidP="3030B02C">
          <w:pPr>
            <w:pStyle w:val="Header"/>
            <w:ind w:right="-115"/>
            <w:jc w:val="right"/>
          </w:pPr>
        </w:p>
      </w:tc>
    </w:tr>
  </w:tbl>
  <w:p w14:paraId="59060F45" w14:textId="755C0B53" w:rsidR="3030B02C" w:rsidRDefault="000A470F" w:rsidP="000A470F">
    <w:pPr>
      <w:pStyle w:val="Footer"/>
      <w:tabs>
        <w:tab w:val="clear" w:pos="4680"/>
        <w:tab w:val="clear" w:pos="9360"/>
        <w:tab w:val="left" w:pos="18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9CFD1" w14:textId="77777777" w:rsidR="005B6CE4" w:rsidRDefault="005B6CE4" w:rsidP="00733EDE">
      <w:pPr>
        <w:spacing w:after="0" w:line="240" w:lineRule="auto"/>
      </w:pPr>
      <w:r>
        <w:separator/>
      </w:r>
    </w:p>
  </w:footnote>
  <w:footnote w:type="continuationSeparator" w:id="0">
    <w:p w14:paraId="5FAFFDAC" w14:textId="77777777" w:rsidR="005B6CE4" w:rsidRDefault="005B6CE4" w:rsidP="00733EDE">
      <w:pPr>
        <w:spacing w:after="0" w:line="240" w:lineRule="auto"/>
      </w:pPr>
      <w:r>
        <w:continuationSeparator/>
      </w:r>
    </w:p>
  </w:footnote>
  <w:footnote w:type="continuationNotice" w:id="1">
    <w:p w14:paraId="0714389A" w14:textId="77777777" w:rsidR="005B6CE4" w:rsidRDefault="005B6C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030B02C" w14:paraId="3ED0425C" w14:textId="77777777" w:rsidTr="3030B02C">
      <w:trPr>
        <w:trHeight w:val="300"/>
      </w:trPr>
      <w:tc>
        <w:tcPr>
          <w:tcW w:w="3600" w:type="dxa"/>
        </w:tcPr>
        <w:p w14:paraId="005F4287" w14:textId="14B77B55" w:rsidR="3030B02C" w:rsidRDefault="3030B02C" w:rsidP="3030B02C">
          <w:pPr>
            <w:pStyle w:val="Header"/>
            <w:ind w:left="-115"/>
          </w:pPr>
        </w:p>
      </w:tc>
      <w:tc>
        <w:tcPr>
          <w:tcW w:w="3600" w:type="dxa"/>
        </w:tcPr>
        <w:p w14:paraId="3BB6A8F0" w14:textId="1994BCEB" w:rsidR="3030B02C" w:rsidRDefault="3030B02C" w:rsidP="3030B02C">
          <w:pPr>
            <w:pStyle w:val="Header"/>
            <w:jc w:val="center"/>
          </w:pPr>
        </w:p>
      </w:tc>
      <w:tc>
        <w:tcPr>
          <w:tcW w:w="3600" w:type="dxa"/>
        </w:tcPr>
        <w:p w14:paraId="237C54CC" w14:textId="0A1192EC" w:rsidR="3030B02C" w:rsidRDefault="3030B02C" w:rsidP="3030B02C">
          <w:pPr>
            <w:pStyle w:val="Header"/>
            <w:ind w:right="-115"/>
            <w:jc w:val="right"/>
          </w:pPr>
        </w:p>
      </w:tc>
    </w:tr>
  </w:tbl>
  <w:p w14:paraId="156CE711" w14:textId="1A7AEE32" w:rsidR="3030B02C" w:rsidRDefault="3030B02C" w:rsidP="3030B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030B02C" w14:paraId="1D307F4D" w14:textId="77777777" w:rsidTr="3030B02C">
      <w:trPr>
        <w:trHeight w:val="300"/>
      </w:trPr>
      <w:tc>
        <w:tcPr>
          <w:tcW w:w="3600" w:type="dxa"/>
        </w:tcPr>
        <w:p w14:paraId="1393425F" w14:textId="3F1C2C63" w:rsidR="3030B02C" w:rsidRDefault="3030B02C" w:rsidP="3030B02C">
          <w:pPr>
            <w:pStyle w:val="Header"/>
            <w:ind w:left="-115"/>
          </w:pPr>
        </w:p>
      </w:tc>
      <w:tc>
        <w:tcPr>
          <w:tcW w:w="3600" w:type="dxa"/>
        </w:tcPr>
        <w:p w14:paraId="67810275" w14:textId="777541E5" w:rsidR="3030B02C" w:rsidRDefault="3030B02C" w:rsidP="3030B02C">
          <w:pPr>
            <w:pStyle w:val="Header"/>
            <w:jc w:val="center"/>
          </w:pPr>
        </w:p>
      </w:tc>
      <w:tc>
        <w:tcPr>
          <w:tcW w:w="3600" w:type="dxa"/>
        </w:tcPr>
        <w:p w14:paraId="67CF3514" w14:textId="734B6C98" w:rsidR="3030B02C" w:rsidRDefault="3030B02C" w:rsidP="3030B02C">
          <w:pPr>
            <w:pStyle w:val="Header"/>
            <w:ind w:right="-115"/>
            <w:jc w:val="right"/>
          </w:pPr>
        </w:p>
      </w:tc>
    </w:tr>
  </w:tbl>
  <w:p w14:paraId="1B2F1F0A" w14:textId="00ED40EF" w:rsidR="3030B02C" w:rsidRDefault="3030B02C" w:rsidP="3030B0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E6BEC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894268"/>
    <w:multiLevelType w:val="multilevel"/>
    <w:tmpl w:val="806C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A726B"/>
    <w:multiLevelType w:val="hybridMultilevel"/>
    <w:tmpl w:val="836AE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5F5678"/>
    <w:multiLevelType w:val="hybridMultilevel"/>
    <w:tmpl w:val="713A42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D9388D"/>
    <w:multiLevelType w:val="multilevel"/>
    <w:tmpl w:val="7F18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61669"/>
    <w:multiLevelType w:val="multilevel"/>
    <w:tmpl w:val="D94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B3E4A"/>
    <w:multiLevelType w:val="multilevel"/>
    <w:tmpl w:val="A4A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8E6461"/>
    <w:multiLevelType w:val="multilevel"/>
    <w:tmpl w:val="474A76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5553D91"/>
    <w:multiLevelType w:val="hybridMultilevel"/>
    <w:tmpl w:val="2AF2F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4988C6"/>
    <w:multiLevelType w:val="hybridMultilevel"/>
    <w:tmpl w:val="2076914A"/>
    <w:lvl w:ilvl="0" w:tplc="5B705C7E">
      <w:start w:val="1"/>
      <w:numFmt w:val="decimal"/>
      <w:lvlText w:val="%1."/>
      <w:lvlJc w:val="left"/>
      <w:pPr>
        <w:ind w:left="720" w:hanging="360"/>
      </w:pPr>
    </w:lvl>
    <w:lvl w:ilvl="1" w:tplc="C90C8480">
      <w:start w:val="1"/>
      <w:numFmt w:val="bullet"/>
      <w:lvlText w:val="o"/>
      <w:lvlJc w:val="left"/>
      <w:pPr>
        <w:ind w:left="1440" w:hanging="360"/>
      </w:pPr>
      <w:rPr>
        <w:rFonts w:ascii="Courier New" w:hAnsi="Courier New" w:hint="default"/>
      </w:rPr>
    </w:lvl>
    <w:lvl w:ilvl="2" w:tplc="8F424C9E">
      <w:start w:val="1"/>
      <w:numFmt w:val="bullet"/>
      <w:lvlText w:val=""/>
      <w:lvlJc w:val="left"/>
      <w:pPr>
        <w:ind w:left="2160" w:hanging="360"/>
      </w:pPr>
      <w:rPr>
        <w:rFonts w:ascii="Wingdings" w:hAnsi="Wingdings" w:hint="default"/>
      </w:rPr>
    </w:lvl>
    <w:lvl w:ilvl="3" w:tplc="B8AAFF4C">
      <w:start w:val="1"/>
      <w:numFmt w:val="bullet"/>
      <w:lvlText w:val=""/>
      <w:lvlJc w:val="left"/>
      <w:pPr>
        <w:ind w:left="2880" w:hanging="360"/>
      </w:pPr>
      <w:rPr>
        <w:rFonts w:ascii="Symbol" w:hAnsi="Symbol" w:hint="default"/>
      </w:rPr>
    </w:lvl>
    <w:lvl w:ilvl="4" w:tplc="984054EC">
      <w:start w:val="1"/>
      <w:numFmt w:val="bullet"/>
      <w:lvlText w:val="o"/>
      <w:lvlJc w:val="left"/>
      <w:pPr>
        <w:ind w:left="3600" w:hanging="360"/>
      </w:pPr>
      <w:rPr>
        <w:rFonts w:ascii="Courier New" w:hAnsi="Courier New" w:hint="default"/>
      </w:rPr>
    </w:lvl>
    <w:lvl w:ilvl="5" w:tplc="3B3A80B4">
      <w:start w:val="1"/>
      <w:numFmt w:val="bullet"/>
      <w:lvlText w:val=""/>
      <w:lvlJc w:val="left"/>
      <w:pPr>
        <w:ind w:left="4320" w:hanging="360"/>
      </w:pPr>
      <w:rPr>
        <w:rFonts w:ascii="Wingdings" w:hAnsi="Wingdings" w:hint="default"/>
      </w:rPr>
    </w:lvl>
    <w:lvl w:ilvl="6" w:tplc="D78EF060">
      <w:start w:val="1"/>
      <w:numFmt w:val="bullet"/>
      <w:lvlText w:val=""/>
      <w:lvlJc w:val="left"/>
      <w:pPr>
        <w:ind w:left="5040" w:hanging="360"/>
      </w:pPr>
      <w:rPr>
        <w:rFonts w:ascii="Symbol" w:hAnsi="Symbol" w:hint="default"/>
      </w:rPr>
    </w:lvl>
    <w:lvl w:ilvl="7" w:tplc="1E3AFD08">
      <w:start w:val="1"/>
      <w:numFmt w:val="bullet"/>
      <w:lvlText w:val="o"/>
      <w:lvlJc w:val="left"/>
      <w:pPr>
        <w:ind w:left="5760" w:hanging="360"/>
      </w:pPr>
      <w:rPr>
        <w:rFonts w:ascii="Courier New" w:hAnsi="Courier New" w:hint="default"/>
      </w:rPr>
    </w:lvl>
    <w:lvl w:ilvl="8" w:tplc="C3342DD8">
      <w:start w:val="1"/>
      <w:numFmt w:val="bullet"/>
      <w:lvlText w:val=""/>
      <w:lvlJc w:val="left"/>
      <w:pPr>
        <w:ind w:left="6480" w:hanging="360"/>
      </w:pPr>
      <w:rPr>
        <w:rFonts w:ascii="Wingdings" w:hAnsi="Wingdings" w:hint="default"/>
      </w:rPr>
    </w:lvl>
  </w:abstractNum>
  <w:abstractNum w:abstractNumId="10" w15:restartNumberingAfterBreak="0">
    <w:nsid w:val="09CC3803"/>
    <w:multiLevelType w:val="hybridMultilevel"/>
    <w:tmpl w:val="7C266234"/>
    <w:lvl w:ilvl="0" w:tplc="FA505AD4">
      <w:start w:val="1"/>
      <w:numFmt w:val="bullet"/>
      <w:lvlText w:val=""/>
      <w:lvlJc w:val="left"/>
      <w:pPr>
        <w:ind w:left="720" w:hanging="360"/>
      </w:pPr>
      <w:rPr>
        <w:rFonts w:ascii="Symbol" w:hAnsi="Symbol" w:hint="default"/>
      </w:rPr>
    </w:lvl>
    <w:lvl w:ilvl="1" w:tplc="E23011D0">
      <w:start w:val="1"/>
      <w:numFmt w:val="bullet"/>
      <w:lvlText w:val="o"/>
      <w:lvlJc w:val="left"/>
      <w:pPr>
        <w:ind w:left="1440" w:hanging="360"/>
      </w:pPr>
      <w:rPr>
        <w:rFonts w:ascii="Courier New" w:hAnsi="Courier New" w:hint="default"/>
      </w:rPr>
    </w:lvl>
    <w:lvl w:ilvl="2" w:tplc="9C8E9A7C">
      <w:start w:val="1"/>
      <w:numFmt w:val="bullet"/>
      <w:lvlText w:val=""/>
      <w:lvlJc w:val="left"/>
      <w:pPr>
        <w:ind w:left="2160" w:hanging="360"/>
      </w:pPr>
      <w:rPr>
        <w:rFonts w:ascii="Wingdings" w:hAnsi="Wingdings" w:hint="default"/>
      </w:rPr>
    </w:lvl>
    <w:lvl w:ilvl="3" w:tplc="1D7C5FAE">
      <w:start w:val="1"/>
      <w:numFmt w:val="bullet"/>
      <w:lvlText w:val=""/>
      <w:lvlJc w:val="left"/>
      <w:pPr>
        <w:ind w:left="2880" w:hanging="360"/>
      </w:pPr>
      <w:rPr>
        <w:rFonts w:ascii="Symbol" w:hAnsi="Symbol" w:hint="default"/>
      </w:rPr>
    </w:lvl>
    <w:lvl w:ilvl="4" w:tplc="0DEA4874">
      <w:start w:val="1"/>
      <w:numFmt w:val="bullet"/>
      <w:lvlText w:val="o"/>
      <w:lvlJc w:val="left"/>
      <w:pPr>
        <w:ind w:left="3600" w:hanging="360"/>
      </w:pPr>
      <w:rPr>
        <w:rFonts w:ascii="Courier New" w:hAnsi="Courier New" w:hint="default"/>
      </w:rPr>
    </w:lvl>
    <w:lvl w:ilvl="5" w:tplc="D77672F4">
      <w:start w:val="1"/>
      <w:numFmt w:val="bullet"/>
      <w:lvlText w:val=""/>
      <w:lvlJc w:val="left"/>
      <w:pPr>
        <w:ind w:left="4320" w:hanging="360"/>
      </w:pPr>
      <w:rPr>
        <w:rFonts w:ascii="Wingdings" w:hAnsi="Wingdings" w:hint="default"/>
      </w:rPr>
    </w:lvl>
    <w:lvl w:ilvl="6" w:tplc="60287262">
      <w:start w:val="1"/>
      <w:numFmt w:val="bullet"/>
      <w:lvlText w:val=""/>
      <w:lvlJc w:val="left"/>
      <w:pPr>
        <w:ind w:left="5040" w:hanging="360"/>
      </w:pPr>
      <w:rPr>
        <w:rFonts w:ascii="Symbol" w:hAnsi="Symbol" w:hint="default"/>
      </w:rPr>
    </w:lvl>
    <w:lvl w:ilvl="7" w:tplc="BE0AFA04">
      <w:start w:val="1"/>
      <w:numFmt w:val="bullet"/>
      <w:lvlText w:val="o"/>
      <w:lvlJc w:val="left"/>
      <w:pPr>
        <w:ind w:left="5760" w:hanging="360"/>
      </w:pPr>
      <w:rPr>
        <w:rFonts w:ascii="Courier New" w:hAnsi="Courier New" w:hint="default"/>
      </w:rPr>
    </w:lvl>
    <w:lvl w:ilvl="8" w:tplc="26445104">
      <w:start w:val="1"/>
      <w:numFmt w:val="bullet"/>
      <w:lvlText w:val=""/>
      <w:lvlJc w:val="left"/>
      <w:pPr>
        <w:ind w:left="6480" w:hanging="360"/>
      </w:pPr>
      <w:rPr>
        <w:rFonts w:ascii="Wingdings" w:hAnsi="Wingdings" w:hint="default"/>
      </w:rPr>
    </w:lvl>
  </w:abstractNum>
  <w:abstractNum w:abstractNumId="11" w15:restartNumberingAfterBreak="0">
    <w:nsid w:val="0BE03474"/>
    <w:multiLevelType w:val="multilevel"/>
    <w:tmpl w:val="031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0C1FF7"/>
    <w:multiLevelType w:val="multilevel"/>
    <w:tmpl w:val="1CD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1716F"/>
    <w:multiLevelType w:val="multilevel"/>
    <w:tmpl w:val="045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310D4A"/>
    <w:multiLevelType w:val="multilevel"/>
    <w:tmpl w:val="0BB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BF7DCA"/>
    <w:multiLevelType w:val="multilevel"/>
    <w:tmpl w:val="090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9289D7"/>
    <w:multiLevelType w:val="hybridMultilevel"/>
    <w:tmpl w:val="7FAEB976"/>
    <w:lvl w:ilvl="0" w:tplc="93C68F88">
      <w:start w:val="1"/>
      <w:numFmt w:val="bullet"/>
      <w:lvlText w:val=""/>
      <w:lvlJc w:val="left"/>
      <w:pPr>
        <w:ind w:left="720" w:hanging="360"/>
      </w:pPr>
      <w:rPr>
        <w:rFonts w:ascii="Symbol" w:hAnsi="Symbol" w:hint="default"/>
      </w:rPr>
    </w:lvl>
    <w:lvl w:ilvl="1" w:tplc="D03AF6B8">
      <w:start w:val="1"/>
      <w:numFmt w:val="bullet"/>
      <w:lvlText w:val="o"/>
      <w:lvlJc w:val="left"/>
      <w:pPr>
        <w:ind w:left="1440" w:hanging="360"/>
      </w:pPr>
      <w:rPr>
        <w:rFonts w:ascii="Courier New" w:hAnsi="Courier New" w:hint="default"/>
      </w:rPr>
    </w:lvl>
    <w:lvl w:ilvl="2" w:tplc="A0A4385E">
      <w:start w:val="1"/>
      <w:numFmt w:val="bullet"/>
      <w:lvlText w:val=""/>
      <w:lvlJc w:val="left"/>
      <w:pPr>
        <w:ind w:left="2160" w:hanging="360"/>
      </w:pPr>
      <w:rPr>
        <w:rFonts w:ascii="Wingdings" w:hAnsi="Wingdings" w:hint="default"/>
      </w:rPr>
    </w:lvl>
    <w:lvl w:ilvl="3" w:tplc="C210734C">
      <w:start w:val="1"/>
      <w:numFmt w:val="bullet"/>
      <w:lvlText w:val=""/>
      <w:lvlJc w:val="left"/>
      <w:pPr>
        <w:ind w:left="2880" w:hanging="360"/>
      </w:pPr>
      <w:rPr>
        <w:rFonts w:ascii="Symbol" w:hAnsi="Symbol" w:hint="default"/>
      </w:rPr>
    </w:lvl>
    <w:lvl w:ilvl="4" w:tplc="BFC2F0D2">
      <w:start w:val="1"/>
      <w:numFmt w:val="bullet"/>
      <w:lvlText w:val="o"/>
      <w:lvlJc w:val="left"/>
      <w:pPr>
        <w:ind w:left="3600" w:hanging="360"/>
      </w:pPr>
      <w:rPr>
        <w:rFonts w:ascii="Courier New" w:hAnsi="Courier New" w:hint="default"/>
      </w:rPr>
    </w:lvl>
    <w:lvl w:ilvl="5" w:tplc="4F40ACA6">
      <w:start w:val="1"/>
      <w:numFmt w:val="bullet"/>
      <w:lvlText w:val=""/>
      <w:lvlJc w:val="left"/>
      <w:pPr>
        <w:ind w:left="4320" w:hanging="360"/>
      </w:pPr>
      <w:rPr>
        <w:rFonts w:ascii="Wingdings" w:hAnsi="Wingdings" w:hint="default"/>
      </w:rPr>
    </w:lvl>
    <w:lvl w:ilvl="6" w:tplc="06868102">
      <w:start w:val="1"/>
      <w:numFmt w:val="bullet"/>
      <w:lvlText w:val=""/>
      <w:lvlJc w:val="left"/>
      <w:pPr>
        <w:ind w:left="5040" w:hanging="360"/>
      </w:pPr>
      <w:rPr>
        <w:rFonts w:ascii="Symbol" w:hAnsi="Symbol" w:hint="default"/>
      </w:rPr>
    </w:lvl>
    <w:lvl w:ilvl="7" w:tplc="B302FE52">
      <w:start w:val="1"/>
      <w:numFmt w:val="bullet"/>
      <w:lvlText w:val="o"/>
      <w:lvlJc w:val="left"/>
      <w:pPr>
        <w:ind w:left="5760" w:hanging="360"/>
      </w:pPr>
      <w:rPr>
        <w:rFonts w:ascii="Courier New" w:hAnsi="Courier New" w:hint="default"/>
      </w:rPr>
    </w:lvl>
    <w:lvl w:ilvl="8" w:tplc="2878EFB4">
      <w:start w:val="1"/>
      <w:numFmt w:val="bullet"/>
      <w:lvlText w:val=""/>
      <w:lvlJc w:val="left"/>
      <w:pPr>
        <w:ind w:left="6480" w:hanging="360"/>
      </w:pPr>
      <w:rPr>
        <w:rFonts w:ascii="Wingdings" w:hAnsi="Wingdings" w:hint="default"/>
      </w:rPr>
    </w:lvl>
  </w:abstractNum>
  <w:abstractNum w:abstractNumId="17" w15:restartNumberingAfterBreak="0">
    <w:nsid w:val="18D25D17"/>
    <w:multiLevelType w:val="multilevel"/>
    <w:tmpl w:val="30F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547DE"/>
    <w:multiLevelType w:val="multilevel"/>
    <w:tmpl w:val="BF0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AE1125"/>
    <w:multiLevelType w:val="hybridMultilevel"/>
    <w:tmpl w:val="E1DA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7125E3"/>
    <w:multiLevelType w:val="hybridMultilevel"/>
    <w:tmpl w:val="0D1E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3B06F0"/>
    <w:multiLevelType w:val="multilevel"/>
    <w:tmpl w:val="8C4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56335E"/>
    <w:multiLevelType w:val="multilevel"/>
    <w:tmpl w:val="B07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837E8E"/>
    <w:multiLevelType w:val="multilevel"/>
    <w:tmpl w:val="B35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261BC3"/>
    <w:multiLevelType w:val="multilevel"/>
    <w:tmpl w:val="5A56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D73A9C"/>
    <w:multiLevelType w:val="hybridMultilevel"/>
    <w:tmpl w:val="7E4EE81C"/>
    <w:lvl w:ilvl="0" w:tplc="4B94D9A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B225DD"/>
    <w:multiLevelType w:val="multilevel"/>
    <w:tmpl w:val="70DAB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E2293F"/>
    <w:multiLevelType w:val="hybridMultilevel"/>
    <w:tmpl w:val="0388F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751DEC"/>
    <w:multiLevelType w:val="hybridMultilevel"/>
    <w:tmpl w:val="3D4E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712552"/>
    <w:multiLevelType w:val="hybridMultilevel"/>
    <w:tmpl w:val="7268A4BA"/>
    <w:lvl w:ilvl="0" w:tplc="217A8E4E">
      <w:start w:val="1"/>
      <w:numFmt w:val="bullet"/>
      <w:lvlText w:val="·"/>
      <w:lvlJc w:val="left"/>
      <w:pPr>
        <w:ind w:left="720" w:hanging="360"/>
      </w:pPr>
      <w:rPr>
        <w:rFonts w:ascii="Symbol" w:hAnsi="Symbol" w:hint="default"/>
      </w:rPr>
    </w:lvl>
    <w:lvl w:ilvl="1" w:tplc="E9BE9AF4">
      <w:start w:val="1"/>
      <w:numFmt w:val="bullet"/>
      <w:lvlText w:val="o"/>
      <w:lvlJc w:val="left"/>
      <w:pPr>
        <w:ind w:left="1440" w:hanging="360"/>
      </w:pPr>
      <w:rPr>
        <w:rFonts w:ascii="Courier New" w:hAnsi="Courier New" w:hint="default"/>
      </w:rPr>
    </w:lvl>
    <w:lvl w:ilvl="2" w:tplc="F1D07184">
      <w:start w:val="1"/>
      <w:numFmt w:val="bullet"/>
      <w:lvlText w:val=""/>
      <w:lvlJc w:val="left"/>
      <w:pPr>
        <w:ind w:left="2160" w:hanging="360"/>
      </w:pPr>
      <w:rPr>
        <w:rFonts w:ascii="Wingdings" w:hAnsi="Wingdings" w:hint="default"/>
      </w:rPr>
    </w:lvl>
    <w:lvl w:ilvl="3" w:tplc="5992947E">
      <w:start w:val="1"/>
      <w:numFmt w:val="bullet"/>
      <w:lvlText w:val=""/>
      <w:lvlJc w:val="left"/>
      <w:pPr>
        <w:ind w:left="2880" w:hanging="360"/>
      </w:pPr>
      <w:rPr>
        <w:rFonts w:ascii="Symbol" w:hAnsi="Symbol" w:hint="default"/>
      </w:rPr>
    </w:lvl>
    <w:lvl w:ilvl="4" w:tplc="24ECC10E">
      <w:start w:val="1"/>
      <w:numFmt w:val="bullet"/>
      <w:lvlText w:val="o"/>
      <w:lvlJc w:val="left"/>
      <w:pPr>
        <w:ind w:left="3600" w:hanging="360"/>
      </w:pPr>
      <w:rPr>
        <w:rFonts w:ascii="Courier New" w:hAnsi="Courier New" w:hint="default"/>
      </w:rPr>
    </w:lvl>
    <w:lvl w:ilvl="5" w:tplc="CB42193C">
      <w:start w:val="1"/>
      <w:numFmt w:val="bullet"/>
      <w:lvlText w:val=""/>
      <w:lvlJc w:val="left"/>
      <w:pPr>
        <w:ind w:left="4320" w:hanging="360"/>
      </w:pPr>
      <w:rPr>
        <w:rFonts w:ascii="Wingdings" w:hAnsi="Wingdings" w:hint="default"/>
      </w:rPr>
    </w:lvl>
    <w:lvl w:ilvl="6" w:tplc="71C277BA">
      <w:start w:val="1"/>
      <w:numFmt w:val="bullet"/>
      <w:lvlText w:val=""/>
      <w:lvlJc w:val="left"/>
      <w:pPr>
        <w:ind w:left="5040" w:hanging="360"/>
      </w:pPr>
      <w:rPr>
        <w:rFonts w:ascii="Symbol" w:hAnsi="Symbol" w:hint="default"/>
      </w:rPr>
    </w:lvl>
    <w:lvl w:ilvl="7" w:tplc="81B43766">
      <w:start w:val="1"/>
      <w:numFmt w:val="bullet"/>
      <w:lvlText w:val="o"/>
      <w:lvlJc w:val="left"/>
      <w:pPr>
        <w:ind w:left="5760" w:hanging="360"/>
      </w:pPr>
      <w:rPr>
        <w:rFonts w:ascii="Courier New" w:hAnsi="Courier New" w:hint="default"/>
      </w:rPr>
    </w:lvl>
    <w:lvl w:ilvl="8" w:tplc="B79A2048">
      <w:start w:val="1"/>
      <w:numFmt w:val="bullet"/>
      <w:lvlText w:val=""/>
      <w:lvlJc w:val="left"/>
      <w:pPr>
        <w:ind w:left="6480" w:hanging="360"/>
      </w:pPr>
      <w:rPr>
        <w:rFonts w:ascii="Wingdings" w:hAnsi="Wingdings" w:hint="default"/>
      </w:rPr>
    </w:lvl>
  </w:abstractNum>
  <w:abstractNum w:abstractNumId="30" w15:restartNumberingAfterBreak="0">
    <w:nsid w:val="37DF322C"/>
    <w:multiLevelType w:val="multilevel"/>
    <w:tmpl w:val="F52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334313"/>
    <w:multiLevelType w:val="multilevel"/>
    <w:tmpl w:val="E40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2A119F"/>
    <w:multiLevelType w:val="multilevel"/>
    <w:tmpl w:val="8B1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89165E"/>
    <w:multiLevelType w:val="hybridMultilevel"/>
    <w:tmpl w:val="E5F2F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CF83AE3"/>
    <w:multiLevelType w:val="multilevel"/>
    <w:tmpl w:val="A05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71058B"/>
    <w:multiLevelType w:val="hybridMultilevel"/>
    <w:tmpl w:val="29449CA6"/>
    <w:lvl w:ilvl="0" w:tplc="DF16D78A">
      <w:start w:val="1"/>
      <w:numFmt w:val="bullet"/>
      <w:lvlText w:val="·"/>
      <w:lvlJc w:val="left"/>
      <w:pPr>
        <w:ind w:left="720" w:hanging="360"/>
      </w:pPr>
      <w:rPr>
        <w:rFonts w:ascii="Symbol" w:hAnsi="Symbol" w:hint="default"/>
      </w:rPr>
    </w:lvl>
    <w:lvl w:ilvl="1" w:tplc="8872EAFE">
      <w:start w:val="1"/>
      <w:numFmt w:val="bullet"/>
      <w:lvlText w:val="o"/>
      <w:lvlJc w:val="left"/>
      <w:pPr>
        <w:ind w:left="1440" w:hanging="360"/>
      </w:pPr>
      <w:rPr>
        <w:rFonts w:ascii="Courier New" w:hAnsi="Courier New" w:hint="default"/>
      </w:rPr>
    </w:lvl>
    <w:lvl w:ilvl="2" w:tplc="A5263780">
      <w:start w:val="1"/>
      <w:numFmt w:val="bullet"/>
      <w:lvlText w:val=""/>
      <w:lvlJc w:val="left"/>
      <w:pPr>
        <w:ind w:left="2160" w:hanging="360"/>
      </w:pPr>
      <w:rPr>
        <w:rFonts w:ascii="Wingdings" w:hAnsi="Wingdings" w:hint="default"/>
      </w:rPr>
    </w:lvl>
    <w:lvl w:ilvl="3" w:tplc="A5E0130E">
      <w:start w:val="1"/>
      <w:numFmt w:val="bullet"/>
      <w:lvlText w:val=""/>
      <w:lvlJc w:val="left"/>
      <w:pPr>
        <w:ind w:left="2880" w:hanging="360"/>
      </w:pPr>
      <w:rPr>
        <w:rFonts w:ascii="Symbol" w:hAnsi="Symbol" w:hint="default"/>
      </w:rPr>
    </w:lvl>
    <w:lvl w:ilvl="4" w:tplc="52C014EA">
      <w:start w:val="1"/>
      <w:numFmt w:val="bullet"/>
      <w:lvlText w:val="o"/>
      <w:lvlJc w:val="left"/>
      <w:pPr>
        <w:ind w:left="3600" w:hanging="360"/>
      </w:pPr>
      <w:rPr>
        <w:rFonts w:ascii="Courier New" w:hAnsi="Courier New" w:hint="default"/>
      </w:rPr>
    </w:lvl>
    <w:lvl w:ilvl="5" w:tplc="AF327F26">
      <w:start w:val="1"/>
      <w:numFmt w:val="bullet"/>
      <w:lvlText w:val=""/>
      <w:lvlJc w:val="left"/>
      <w:pPr>
        <w:ind w:left="4320" w:hanging="360"/>
      </w:pPr>
      <w:rPr>
        <w:rFonts w:ascii="Wingdings" w:hAnsi="Wingdings" w:hint="default"/>
      </w:rPr>
    </w:lvl>
    <w:lvl w:ilvl="6" w:tplc="39942D76">
      <w:start w:val="1"/>
      <w:numFmt w:val="bullet"/>
      <w:lvlText w:val=""/>
      <w:lvlJc w:val="left"/>
      <w:pPr>
        <w:ind w:left="5040" w:hanging="360"/>
      </w:pPr>
      <w:rPr>
        <w:rFonts w:ascii="Symbol" w:hAnsi="Symbol" w:hint="default"/>
      </w:rPr>
    </w:lvl>
    <w:lvl w:ilvl="7" w:tplc="5ED8EC66">
      <w:start w:val="1"/>
      <w:numFmt w:val="bullet"/>
      <w:lvlText w:val="o"/>
      <w:lvlJc w:val="left"/>
      <w:pPr>
        <w:ind w:left="5760" w:hanging="360"/>
      </w:pPr>
      <w:rPr>
        <w:rFonts w:ascii="Courier New" w:hAnsi="Courier New" w:hint="default"/>
      </w:rPr>
    </w:lvl>
    <w:lvl w:ilvl="8" w:tplc="B816D900">
      <w:start w:val="1"/>
      <w:numFmt w:val="bullet"/>
      <w:lvlText w:val=""/>
      <w:lvlJc w:val="left"/>
      <w:pPr>
        <w:ind w:left="6480" w:hanging="360"/>
      </w:pPr>
      <w:rPr>
        <w:rFonts w:ascii="Wingdings" w:hAnsi="Wingdings" w:hint="default"/>
      </w:rPr>
    </w:lvl>
  </w:abstractNum>
  <w:abstractNum w:abstractNumId="36" w15:restartNumberingAfterBreak="0">
    <w:nsid w:val="42B43A7B"/>
    <w:multiLevelType w:val="hybridMultilevel"/>
    <w:tmpl w:val="71182458"/>
    <w:lvl w:ilvl="0" w:tplc="4B94D9A8">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4DA250E"/>
    <w:multiLevelType w:val="multilevel"/>
    <w:tmpl w:val="6B9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761610"/>
    <w:multiLevelType w:val="hybridMultilevel"/>
    <w:tmpl w:val="55FE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C253BC"/>
    <w:multiLevelType w:val="hybridMultilevel"/>
    <w:tmpl w:val="E59A0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79B563F"/>
    <w:multiLevelType w:val="multilevel"/>
    <w:tmpl w:val="D3BA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F12F48"/>
    <w:multiLevelType w:val="hybridMultilevel"/>
    <w:tmpl w:val="5876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7F71562"/>
    <w:multiLevelType w:val="multilevel"/>
    <w:tmpl w:val="2B4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241B5F"/>
    <w:multiLevelType w:val="multilevel"/>
    <w:tmpl w:val="938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6E77C2"/>
    <w:multiLevelType w:val="multilevel"/>
    <w:tmpl w:val="431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857C11"/>
    <w:multiLevelType w:val="multilevel"/>
    <w:tmpl w:val="B45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8D1113"/>
    <w:multiLevelType w:val="multilevel"/>
    <w:tmpl w:val="60F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C41119"/>
    <w:multiLevelType w:val="multilevel"/>
    <w:tmpl w:val="281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867F72"/>
    <w:multiLevelType w:val="multilevel"/>
    <w:tmpl w:val="F8D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C04F57"/>
    <w:multiLevelType w:val="multilevel"/>
    <w:tmpl w:val="FA1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205FA1"/>
    <w:multiLevelType w:val="hybridMultilevel"/>
    <w:tmpl w:val="46BAD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26E0909"/>
    <w:multiLevelType w:val="hybridMultilevel"/>
    <w:tmpl w:val="A7FA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D54E08"/>
    <w:multiLevelType w:val="multilevel"/>
    <w:tmpl w:val="8DB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EB15E1"/>
    <w:multiLevelType w:val="multilevel"/>
    <w:tmpl w:val="2350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A3527A"/>
    <w:multiLevelType w:val="multilevel"/>
    <w:tmpl w:val="C6C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446FB7"/>
    <w:multiLevelType w:val="multilevel"/>
    <w:tmpl w:val="FCAAB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56" w15:restartNumberingAfterBreak="0">
    <w:nsid w:val="5B935BA1"/>
    <w:multiLevelType w:val="multilevel"/>
    <w:tmpl w:val="F3ACB3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BDD64CF"/>
    <w:multiLevelType w:val="multilevel"/>
    <w:tmpl w:val="43E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5F6EC7"/>
    <w:multiLevelType w:val="multilevel"/>
    <w:tmpl w:val="446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067D30"/>
    <w:multiLevelType w:val="hybridMultilevel"/>
    <w:tmpl w:val="00F0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017993"/>
    <w:multiLevelType w:val="hybridMultilevel"/>
    <w:tmpl w:val="7AC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A559C9"/>
    <w:multiLevelType w:val="hybridMultilevel"/>
    <w:tmpl w:val="088C5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DB25291"/>
    <w:multiLevelType w:val="hybridMultilevel"/>
    <w:tmpl w:val="FFFFFFFF"/>
    <w:lvl w:ilvl="0" w:tplc="824E747C">
      <w:start w:val="1"/>
      <w:numFmt w:val="bullet"/>
      <w:lvlText w:val=""/>
      <w:lvlJc w:val="left"/>
      <w:pPr>
        <w:ind w:left="720" w:hanging="360"/>
      </w:pPr>
      <w:rPr>
        <w:rFonts w:ascii="Symbol" w:hAnsi="Symbol" w:hint="default"/>
      </w:rPr>
    </w:lvl>
    <w:lvl w:ilvl="1" w:tplc="1DBE7FA0">
      <w:start w:val="1"/>
      <w:numFmt w:val="bullet"/>
      <w:lvlText w:val="o"/>
      <w:lvlJc w:val="left"/>
      <w:pPr>
        <w:ind w:left="1440" w:hanging="360"/>
      </w:pPr>
      <w:rPr>
        <w:rFonts w:ascii="Courier New" w:hAnsi="Courier New" w:hint="default"/>
      </w:rPr>
    </w:lvl>
    <w:lvl w:ilvl="2" w:tplc="99ACE582">
      <w:start w:val="1"/>
      <w:numFmt w:val="bullet"/>
      <w:lvlText w:val=""/>
      <w:lvlJc w:val="left"/>
      <w:pPr>
        <w:ind w:left="2160" w:hanging="360"/>
      </w:pPr>
      <w:rPr>
        <w:rFonts w:ascii="Wingdings" w:hAnsi="Wingdings" w:hint="default"/>
      </w:rPr>
    </w:lvl>
    <w:lvl w:ilvl="3" w:tplc="294EF1C0">
      <w:start w:val="1"/>
      <w:numFmt w:val="bullet"/>
      <w:lvlText w:val=""/>
      <w:lvlJc w:val="left"/>
      <w:pPr>
        <w:ind w:left="2880" w:hanging="360"/>
      </w:pPr>
      <w:rPr>
        <w:rFonts w:ascii="Symbol" w:hAnsi="Symbol" w:hint="default"/>
      </w:rPr>
    </w:lvl>
    <w:lvl w:ilvl="4" w:tplc="EF2ADCEC">
      <w:start w:val="1"/>
      <w:numFmt w:val="bullet"/>
      <w:lvlText w:val="o"/>
      <w:lvlJc w:val="left"/>
      <w:pPr>
        <w:ind w:left="3600" w:hanging="360"/>
      </w:pPr>
      <w:rPr>
        <w:rFonts w:ascii="Courier New" w:hAnsi="Courier New" w:hint="default"/>
      </w:rPr>
    </w:lvl>
    <w:lvl w:ilvl="5" w:tplc="E21CF5AA">
      <w:start w:val="1"/>
      <w:numFmt w:val="bullet"/>
      <w:lvlText w:val=""/>
      <w:lvlJc w:val="left"/>
      <w:pPr>
        <w:ind w:left="4320" w:hanging="360"/>
      </w:pPr>
      <w:rPr>
        <w:rFonts w:ascii="Wingdings" w:hAnsi="Wingdings" w:hint="default"/>
      </w:rPr>
    </w:lvl>
    <w:lvl w:ilvl="6" w:tplc="34FAEC3A">
      <w:start w:val="1"/>
      <w:numFmt w:val="bullet"/>
      <w:lvlText w:val=""/>
      <w:lvlJc w:val="left"/>
      <w:pPr>
        <w:ind w:left="5040" w:hanging="360"/>
      </w:pPr>
      <w:rPr>
        <w:rFonts w:ascii="Symbol" w:hAnsi="Symbol" w:hint="default"/>
      </w:rPr>
    </w:lvl>
    <w:lvl w:ilvl="7" w:tplc="0340F716">
      <w:start w:val="1"/>
      <w:numFmt w:val="bullet"/>
      <w:lvlText w:val="o"/>
      <w:lvlJc w:val="left"/>
      <w:pPr>
        <w:ind w:left="5760" w:hanging="360"/>
      </w:pPr>
      <w:rPr>
        <w:rFonts w:ascii="Courier New" w:hAnsi="Courier New" w:hint="default"/>
      </w:rPr>
    </w:lvl>
    <w:lvl w:ilvl="8" w:tplc="8BD858F6">
      <w:start w:val="1"/>
      <w:numFmt w:val="bullet"/>
      <w:lvlText w:val=""/>
      <w:lvlJc w:val="left"/>
      <w:pPr>
        <w:ind w:left="6480" w:hanging="360"/>
      </w:pPr>
      <w:rPr>
        <w:rFonts w:ascii="Wingdings" w:hAnsi="Wingdings" w:hint="default"/>
      </w:rPr>
    </w:lvl>
  </w:abstractNum>
  <w:abstractNum w:abstractNumId="63" w15:restartNumberingAfterBreak="0">
    <w:nsid w:val="6DB308D8"/>
    <w:multiLevelType w:val="hybridMultilevel"/>
    <w:tmpl w:val="FFFFFFFF"/>
    <w:lvl w:ilvl="0" w:tplc="C7E2A2D4">
      <w:start w:val="1"/>
      <w:numFmt w:val="bullet"/>
      <w:lvlText w:val=""/>
      <w:lvlJc w:val="left"/>
      <w:pPr>
        <w:ind w:left="720" w:hanging="360"/>
      </w:pPr>
      <w:rPr>
        <w:rFonts w:ascii="Symbol" w:hAnsi="Symbol" w:hint="default"/>
      </w:rPr>
    </w:lvl>
    <w:lvl w:ilvl="1" w:tplc="3174B756">
      <w:start w:val="1"/>
      <w:numFmt w:val="bullet"/>
      <w:lvlText w:val="o"/>
      <w:lvlJc w:val="left"/>
      <w:pPr>
        <w:ind w:left="1440" w:hanging="360"/>
      </w:pPr>
      <w:rPr>
        <w:rFonts w:ascii="Courier New" w:hAnsi="Courier New" w:hint="default"/>
      </w:rPr>
    </w:lvl>
    <w:lvl w:ilvl="2" w:tplc="0F4653B0">
      <w:start w:val="1"/>
      <w:numFmt w:val="bullet"/>
      <w:lvlText w:val=""/>
      <w:lvlJc w:val="left"/>
      <w:pPr>
        <w:ind w:left="2160" w:hanging="360"/>
      </w:pPr>
      <w:rPr>
        <w:rFonts w:ascii="Wingdings" w:hAnsi="Wingdings" w:hint="default"/>
      </w:rPr>
    </w:lvl>
    <w:lvl w:ilvl="3" w:tplc="18001958">
      <w:start w:val="1"/>
      <w:numFmt w:val="bullet"/>
      <w:lvlText w:val=""/>
      <w:lvlJc w:val="left"/>
      <w:pPr>
        <w:ind w:left="2880" w:hanging="360"/>
      </w:pPr>
      <w:rPr>
        <w:rFonts w:ascii="Symbol" w:hAnsi="Symbol" w:hint="default"/>
      </w:rPr>
    </w:lvl>
    <w:lvl w:ilvl="4" w:tplc="B4BAC126">
      <w:start w:val="1"/>
      <w:numFmt w:val="bullet"/>
      <w:lvlText w:val="o"/>
      <w:lvlJc w:val="left"/>
      <w:pPr>
        <w:ind w:left="3600" w:hanging="360"/>
      </w:pPr>
      <w:rPr>
        <w:rFonts w:ascii="Courier New" w:hAnsi="Courier New" w:hint="default"/>
      </w:rPr>
    </w:lvl>
    <w:lvl w:ilvl="5" w:tplc="41166270">
      <w:start w:val="1"/>
      <w:numFmt w:val="bullet"/>
      <w:lvlText w:val=""/>
      <w:lvlJc w:val="left"/>
      <w:pPr>
        <w:ind w:left="4320" w:hanging="360"/>
      </w:pPr>
      <w:rPr>
        <w:rFonts w:ascii="Wingdings" w:hAnsi="Wingdings" w:hint="default"/>
      </w:rPr>
    </w:lvl>
    <w:lvl w:ilvl="6" w:tplc="EF8C56EE">
      <w:start w:val="1"/>
      <w:numFmt w:val="bullet"/>
      <w:lvlText w:val=""/>
      <w:lvlJc w:val="left"/>
      <w:pPr>
        <w:ind w:left="5040" w:hanging="360"/>
      </w:pPr>
      <w:rPr>
        <w:rFonts w:ascii="Symbol" w:hAnsi="Symbol" w:hint="default"/>
      </w:rPr>
    </w:lvl>
    <w:lvl w:ilvl="7" w:tplc="53C29D50">
      <w:start w:val="1"/>
      <w:numFmt w:val="bullet"/>
      <w:lvlText w:val="o"/>
      <w:lvlJc w:val="left"/>
      <w:pPr>
        <w:ind w:left="5760" w:hanging="360"/>
      </w:pPr>
      <w:rPr>
        <w:rFonts w:ascii="Courier New" w:hAnsi="Courier New" w:hint="default"/>
      </w:rPr>
    </w:lvl>
    <w:lvl w:ilvl="8" w:tplc="8B525D4A">
      <w:start w:val="1"/>
      <w:numFmt w:val="bullet"/>
      <w:lvlText w:val=""/>
      <w:lvlJc w:val="left"/>
      <w:pPr>
        <w:ind w:left="6480" w:hanging="360"/>
      </w:pPr>
      <w:rPr>
        <w:rFonts w:ascii="Wingdings" w:hAnsi="Wingdings" w:hint="default"/>
      </w:rPr>
    </w:lvl>
  </w:abstractNum>
  <w:abstractNum w:abstractNumId="64" w15:restartNumberingAfterBreak="0">
    <w:nsid w:val="6DE82895"/>
    <w:multiLevelType w:val="hybridMultilevel"/>
    <w:tmpl w:val="3F22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76034E"/>
    <w:multiLevelType w:val="multilevel"/>
    <w:tmpl w:val="FBD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17661E9"/>
    <w:multiLevelType w:val="hybridMultilevel"/>
    <w:tmpl w:val="705E3D80"/>
    <w:lvl w:ilvl="0" w:tplc="A644F1CC">
      <w:start w:val="1"/>
      <w:numFmt w:val="bullet"/>
      <w:lvlText w:val=""/>
      <w:lvlJc w:val="left"/>
      <w:pPr>
        <w:ind w:left="720" w:hanging="360"/>
      </w:pPr>
      <w:rPr>
        <w:rFonts w:ascii="Symbol" w:hAnsi="Symbol" w:hint="default"/>
      </w:rPr>
    </w:lvl>
    <w:lvl w:ilvl="1" w:tplc="AD529522">
      <w:start w:val="1"/>
      <w:numFmt w:val="bullet"/>
      <w:lvlText w:val="o"/>
      <w:lvlJc w:val="left"/>
      <w:pPr>
        <w:ind w:left="1440" w:hanging="360"/>
      </w:pPr>
      <w:rPr>
        <w:rFonts w:ascii="Courier New" w:hAnsi="Courier New" w:hint="default"/>
      </w:rPr>
    </w:lvl>
    <w:lvl w:ilvl="2" w:tplc="C4741CDA">
      <w:start w:val="1"/>
      <w:numFmt w:val="bullet"/>
      <w:lvlText w:val=""/>
      <w:lvlJc w:val="left"/>
      <w:pPr>
        <w:ind w:left="2160" w:hanging="360"/>
      </w:pPr>
      <w:rPr>
        <w:rFonts w:ascii="Wingdings" w:hAnsi="Wingdings" w:hint="default"/>
      </w:rPr>
    </w:lvl>
    <w:lvl w:ilvl="3" w:tplc="6154620E">
      <w:start w:val="1"/>
      <w:numFmt w:val="bullet"/>
      <w:lvlText w:val=""/>
      <w:lvlJc w:val="left"/>
      <w:pPr>
        <w:ind w:left="2880" w:hanging="360"/>
      </w:pPr>
      <w:rPr>
        <w:rFonts w:ascii="Symbol" w:hAnsi="Symbol" w:hint="default"/>
      </w:rPr>
    </w:lvl>
    <w:lvl w:ilvl="4" w:tplc="1E560ADE">
      <w:start w:val="1"/>
      <w:numFmt w:val="bullet"/>
      <w:lvlText w:val="o"/>
      <w:lvlJc w:val="left"/>
      <w:pPr>
        <w:ind w:left="3600" w:hanging="360"/>
      </w:pPr>
      <w:rPr>
        <w:rFonts w:ascii="Courier New" w:hAnsi="Courier New" w:hint="default"/>
      </w:rPr>
    </w:lvl>
    <w:lvl w:ilvl="5" w:tplc="6BF4DE5A">
      <w:start w:val="1"/>
      <w:numFmt w:val="bullet"/>
      <w:lvlText w:val=""/>
      <w:lvlJc w:val="left"/>
      <w:pPr>
        <w:ind w:left="4320" w:hanging="360"/>
      </w:pPr>
      <w:rPr>
        <w:rFonts w:ascii="Wingdings" w:hAnsi="Wingdings" w:hint="default"/>
      </w:rPr>
    </w:lvl>
    <w:lvl w:ilvl="6" w:tplc="D188C48A">
      <w:start w:val="1"/>
      <w:numFmt w:val="bullet"/>
      <w:lvlText w:val=""/>
      <w:lvlJc w:val="left"/>
      <w:pPr>
        <w:ind w:left="5040" w:hanging="360"/>
      </w:pPr>
      <w:rPr>
        <w:rFonts w:ascii="Symbol" w:hAnsi="Symbol" w:hint="default"/>
      </w:rPr>
    </w:lvl>
    <w:lvl w:ilvl="7" w:tplc="9FBC89AA">
      <w:start w:val="1"/>
      <w:numFmt w:val="bullet"/>
      <w:lvlText w:val="o"/>
      <w:lvlJc w:val="left"/>
      <w:pPr>
        <w:ind w:left="5760" w:hanging="360"/>
      </w:pPr>
      <w:rPr>
        <w:rFonts w:ascii="Courier New" w:hAnsi="Courier New" w:hint="default"/>
      </w:rPr>
    </w:lvl>
    <w:lvl w:ilvl="8" w:tplc="DA14E6DC">
      <w:start w:val="1"/>
      <w:numFmt w:val="bullet"/>
      <w:lvlText w:val=""/>
      <w:lvlJc w:val="left"/>
      <w:pPr>
        <w:ind w:left="6480" w:hanging="360"/>
      </w:pPr>
      <w:rPr>
        <w:rFonts w:ascii="Wingdings" w:hAnsi="Wingdings" w:hint="default"/>
      </w:rPr>
    </w:lvl>
  </w:abstractNum>
  <w:abstractNum w:abstractNumId="67" w15:restartNumberingAfterBreak="0">
    <w:nsid w:val="71941DA2"/>
    <w:multiLevelType w:val="multilevel"/>
    <w:tmpl w:val="2AF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55435D"/>
    <w:multiLevelType w:val="multilevel"/>
    <w:tmpl w:val="FF6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A53ACD"/>
    <w:multiLevelType w:val="hybridMultilevel"/>
    <w:tmpl w:val="0BFA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7F6F66"/>
    <w:multiLevelType w:val="multilevel"/>
    <w:tmpl w:val="BCE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94B17FE"/>
    <w:multiLevelType w:val="hybridMultilevel"/>
    <w:tmpl w:val="532C5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D53795"/>
    <w:multiLevelType w:val="hybridMultilevel"/>
    <w:tmpl w:val="D8D03C22"/>
    <w:lvl w:ilvl="0" w:tplc="5CA6B67E">
      <w:start w:val="1"/>
      <w:numFmt w:val="bullet"/>
      <w:lvlText w:val="·"/>
      <w:lvlJc w:val="left"/>
      <w:pPr>
        <w:ind w:left="720" w:hanging="360"/>
      </w:pPr>
      <w:rPr>
        <w:rFonts w:ascii="Symbol" w:hAnsi="Symbol" w:hint="default"/>
      </w:rPr>
    </w:lvl>
    <w:lvl w:ilvl="1" w:tplc="AF4C69BE">
      <w:start w:val="1"/>
      <w:numFmt w:val="bullet"/>
      <w:lvlText w:val="o"/>
      <w:lvlJc w:val="left"/>
      <w:pPr>
        <w:ind w:left="1440" w:hanging="360"/>
      </w:pPr>
      <w:rPr>
        <w:rFonts w:ascii="Courier New" w:hAnsi="Courier New" w:hint="default"/>
      </w:rPr>
    </w:lvl>
    <w:lvl w:ilvl="2" w:tplc="2644416E">
      <w:start w:val="1"/>
      <w:numFmt w:val="bullet"/>
      <w:lvlText w:val=""/>
      <w:lvlJc w:val="left"/>
      <w:pPr>
        <w:ind w:left="2160" w:hanging="360"/>
      </w:pPr>
      <w:rPr>
        <w:rFonts w:ascii="Wingdings" w:hAnsi="Wingdings" w:hint="default"/>
      </w:rPr>
    </w:lvl>
    <w:lvl w:ilvl="3" w:tplc="AC3277F0">
      <w:start w:val="1"/>
      <w:numFmt w:val="bullet"/>
      <w:lvlText w:val=""/>
      <w:lvlJc w:val="left"/>
      <w:pPr>
        <w:ind w:left="2880" w:hanging="360"/>
      </w:pPr>
      <w:rPr>
        <w:rFonts w:ascii="Symbol" w:hAnsi="Symbol" w:hint="default"/>
      </w:rPr>
    </w:lvl>
    <w:lvl w:ilvl="4" w:tplc="C14C3978">
      <w:start w:val="1"/>
      <w:numFmt w:val="bullet"/>
      <w:lvlText w:val="o"/>
      <w:lvlJc w:val="left"/>
      <w:pPr>
        <w:ind w:left="3600" w:hanging="360"/>
      </w:pPr>
      <w:rPr>
        <w:rFonts w:ascii="Courier New" w:hAnsi="Courier New" w:hint="default"/>
      </w:rPr>
    </w:lvl>
    <w:lvl w:ilvl="5" w:tplc="2C42249C">
      <w:start w:val="1"/>
      <w:numFmt w:val="bullet"/>
      <w:lvlText w:val=""/>
      <w:lvlJc w:val="left"/>
      <w:pPr>
        <w:ind w:left="4320" w:hanging="360"/>
      </w:pPr>
      <w:rPr>
        <w:rFonts w:ascii="Wingdings" w:hAnsi="Wingdings" w:hint="default"/>
      </w:rPr>
    </w:lvl>
    <w:lvl w:ilvl="6" w:tplc="BFC22B44">
      <w:start w:val="1"/>
      <w:numFmt w:val="bullet"/>
      <w:lvlText w:val=""/>
      <w:lvlJc w:val="left"/>
      <w:pPr>
        <w:ind w:left="5040" w:hanging="360"/>
      </w:pPr>
      <w:rPr>
        <w:rFonts w:ascii="Symbol" w:hAnsi="Symbol" w:hint="default"/>
      </w:rPr>
    </w:lvl>
    <w:lvl w:ilvl="7" w:tplc="3CD04734">
      <w:start w:val="1"/>
      <w:numFmt w:val="bullet"/>
      <w:lvlText w:val="o"/>
      <w:lvlJc w:val="left"/>
      <w:pPr>
        <w:ind w:left="5760" w:hanging="360"/>
      </w:pPr>
      <w:rPr>
        <w:rFonts w:ascii="Courier New" w:hAnsi="Courier New" w:hint="default"/>
      </w:rPr>
    </w:lvl>
    <w:lvl w:ilvl="8" w:tplc="1CF2EA22">
      <w:start w:val="1"/>
      <w:numFmt w:val="bullet"/>
      <w:lvlText w:val=""/>
      <w:lvlJc w:val="left"/>
      <w:pPr>
        <w:ind w:left="6480" w:hanging="360"/>
      </w:pPr>
      <w:rPr>
        <w:rFonts w:ascii="Wingdings" w:hAnsi="Wingdings" w:hint="default"/>
      </w:rPr>
    </w:lvl>
  </w:abstractNum>
  <w:abstractNum w:abstractNumId="73" w15:restartNumberingAfterBreak="0">
    <w:nsid w:val="7D393B29"/>
    <w:multiLevelType w:val="hybridMultilevel"/>
    <w:tmpl w:val="8B1AD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F4415C"/>
    <w:multiLevelType w:val="multilevel"/>
    <w:tmpl w:val="5C9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E72B6D"/>
    <w:multiLevelType w:val="multilevel"/>
    <w:tmpl w:val="3D6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A65D3F"/>
    <w:multiLevelType w:val="multilevel"/>
    <w:tmpl w:val="2A2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179840">
    <w:abstractNumId w:val="9"/>
  </w:num>
  <w:num w:numId="2" w16cid:durableId="1682317872">
    <w:abstractNumId w:val="66"/>
  </w:num>
  <w:num w:numId="3" w16cid:durableId="1802646540">
    <w:abstractNumId w:val="10"/>
  </w:num>
  <w:num w:numId="4" w16cid:durableId="1180048337">
    <w:abstractNumId w:val="63"/>
  </w:num>
  <w:num w:numId="5" w16cid:durableId="1812094635">
    <w:abstractNumId w:val="62"/>
  </w:num>
  <w:num w:numId="6" w16cid:durableId="1558973389">
    <w:abstractNumId w:val="33"/>
  </w:num>
  <w:num w:numId="7" w16cid:durableId="2076782994">
    <w:abstractNumId w:val="61"/>
  </w:num>
  <w:num w:numId="8" w16cid:durableId="1974286644">
    <w:abstractNumId w:val="39"/>
  </w:num>
  <w:num w:numId="9" w16cid:durableId="222058973">
    <w:abstractNumId w:val="3"/>
  </w:num>
  <w:num w:numId="10" w16cid:durableId="1973442534">
    <w:abstractNumId w:val="50"/>
  </w:num>
  <w:num w:numId="11" w16cid:durableId="1107773159">
    <w:abstractNumId w:val="38"/>
  </w:num>
  <w:num w:numId="12" w16cid:durableId="1847865423">
    <w:abstractNumId w:val="8"/>
  </w:num>
  <w:num w:numId="13" w16cid:durableId="1395087351">
    <w:abstractNumId w:val="71"/>
  </w:num>
  <w:num w:numId="14" w16cid:durableId="82147505">
    <w:abstractNumId w:val="60"/>
  </w:num>
  <w:num w:numId="15" w16cid:durableId="841625073">
    <w:abstractNumId w:val="12"/>
  </w:num>
  <w:num w:numId="16" w16cid:durableId="741634079">
    <w:abstractNumId w:val="22"/>
  </w:num>
  <w:num w:numId="17" w16cid:durableId="1217820779">
    <w:abstractNumId w:val="30"/>
  </w:num>
  <w:num w:numId="18" w16cid:durableId="1865744950">
    <w:abstractNumId w:val="67"/>
  </w:num>
  <w:num w:numId="19" w16cid:durableId="1616597218">
    <w:abstractNumId w:val="76"/>
  </w:num>
  <w:num w:numId="20" w16cid:durableId="917791784">
    <w:abstractNumId w:val="31"/>
  </w:num>
  <w:num w:numId="21" w16cid:durableId="1803229079">
    <w:abstractNumId w:val="13"/>
  </w:num>
  <w:num w:numId="22" w16cid:durableId="1383292454">
    <w:abstractNumId w:val="24"/>
  </w:num>
  <w:num w:numId="23" w16cid:durableId="1977293255">
    <w:abstractNumId w:val="23"/>
  </w:num>
  <w:num w:numId="24" w16cid:durableId="1594047927">
    <w:abstractNumId w:val="18"/>
  </w:num>
  <w:num w:numId="25" w16cid:durableId="351883507">
    <w:abstractNumId w:val="37"/>
  </w:num>
  <w:num w:numId="26" w16cid:durableId="2056656358">
    <w:abstractNumId w:val="48"/>
  </w:num>
  <w:num w:numId="27" w16cid:durableId="44454566">
    <w:abstractNumId w:val="54"/>
  </w:num>
  <w:num w:numId="28" w16cid:durableId="723142148">
    <w:abstractNumId w:val="5"/>
  </w:num>
  <w:num w:numId="29" w16cid:durableId="2025667313">
    <w:abstractNumId w:val="57"/>
  </w:num>
  <w:num w:numId="30" w16cid:durableId="1364790837">
    <w:abstractNumId w:val="74"/>
  </w:num>
  <w:num w:numId="31" w16cid:durableId="1863932927">
    <w:abstractNumId w:val="16"/>
  </w:num>
  <w:num w:numId="32" w16cid:durableId="212540206">
    <w:abstractNumId w:val="29"/>
  </w:num>
  <w:num w:numId="33" w16cid:durableId="1223099484">
    <w:abstractNumId w:val="72"/>
  </w:num>
  <w:num w:numId="34" w16cid:durableId="922644493">
    <w:abstractNumId w:val="35"/>
  </w:num>
  <w:num w:numId="35" w16cid:durableId="272981529">
    <w:abstractNumId w:val="20"/>
  </w:num>
  <w:num w:numId="36" w16cid:durableId="1470392431">
    <w:abstractNumId w:val="27"/>
  </w:num>
  <w:num w:numId="37" w16cid:durableId="1346051632">
    <w:abstractNumId w:val="41"/>
  </w:num>
  <w:num w:numId="38" w16cid:durableId="1622952251">
    <w:abstractNumId w:val="53"/>
  </w:num>
  <w:num w:numId="39" w16cid:durableId="929041750">
    <w:abstractNumId w:val="17"/>
  </w:num>
  <w:num w:numId="40" w16cid:durableId="1512065288">
    <w:abstractNumId w:val="0"/>
  </w:num>
  <w:num w:numId="41" w16cid:durableId="1537698041">
    <w:abstractNumId w:val="32"/>
  </w:num>
  <w:num w:numId="42" w16cid:durableId="2102791740">
    <w:abstractNumId w:val="52"/>
  </w:num>
  <w:num w:numId="43" w16cid:durableId="2093507653">
    <w:abstractNumId w:val="44"/>
  </w:num>
  <w:num w:numId="44" w16cid:durableId="1099637945">
    <w:abstractNumId w:val="42"/>
  </w:num>
  <w:num w:numId="45" w16cid:durableId="1630162939">
    <w:abstractNumId w:val="75"/>
  </w:num>
  <w:num w:numId="46" w16cid:durableId="1574392086">
    <w:abstractNumId w:val="21"/>
  </w:num>
  <w:num w:numId="47" w16cid:durableId="1928032187">
    <w:abstractNumId w:val="70"/>
  </w:num>
  <w:num w:numId="48" w16cid:durableId="809174728">
    <w:abstractNumId w:val="15"/>
  </w:num>
  <w:num w:numId="49" w16cid:durableId="57826981">
    <w:abstractNumId w:val="43"/>
  </w:num>
  <w:num w:numId="50" w16cid:durableId="849101020">
    <w:abstractNumId w:val="34"/>
  </w:num>
  <w:num w:numId="51" w16cid:durableId="220942273">
    <w:abstractNumId w:val="1"/>
  </w:num>
  <w:num w:numId="52" w16cid:durableId="544373828">
    <w:abstractNumId w:val="58"/>
  </w:num>
  <w:num w:numId="53" w16cid:durableId="1487093984">
    <w:abstractNumId w:val="4"/>
  </w:num>
  <w:num w:numId="54" w16cid:durableId="939527224">
    <w:abstractNumId w:val="11"/>
  </w:num>
  <w:num w:numId="55" w16cid:durableId="140074036">
    <w:abstractNumId w:val="65"/>
  </w:num>
  <w:num w:numId="56" w16cid:durableId="58675845">
    <w:abstractNumId w:val="14"/>
  </w:num>
  <w:num w:numId="57" w16cid:durableId="1294016475">
    <w:abstractNumId w:val="68"/>
  </w:num>
  <w:num w:numId="58" w16cid:durableId="594099662">
    <w:abstractNumId w:val="47"/>
  </w:num>
  <w:num w:numId="59" w16cid:durableId="2080133303">
    <w:abstractNumId w:val="40"/>
  </w:num>
  <w:num w:numId="60" w16cid:durableId="2127580433">
    <w:abstractNumId w:val="45"/>
  </w:num>
  <w:num w:numId="61" w16cid:durableId="91703245">
    <w:abstractNumId w:val="49"/>
  </w:num>
  <w:num w:numId="62" w16cid:durableId="187643954">
    <w:abstractNumId w:val="46"/>
  </w:num>
  <w:num w:numId="63" w16cid:durableId="988825308">
    <w:abstractNumId w:val="6"/>
  </w:num>
  <w:num w:numId="64" w16cid:durableId="96565901">
    <w:abstractNumId w:val="28"/>
  </w:num>
  <w:num w:numId="65" w16cid:durableId="703095361">
    <w:abstractNumId w:val="19"/>
  </w:num>
  <w:num w:numId="66" w16cid:durableId="1236816981">
    <w:abstractNumId w:val="2"/>
  </w:num>
  <w:num w:numId="67" w16cid:durableId="754939403">
    <w:abstractNumId w:val="51"/>
  </w:num>
  <w:num w:numId="68" w16cid:durableId="1181090130">
    <w:abstractNumId w:val="55"/>
  </w:num>
  <w:num w:numId="69" w16cid:durableId="1815219176">
    <w:abstractNumId w:val="56"/>
  </w:num>
  <w:num w:numId="70" w16cid:durableId="369770801">
    <w:abstractNumId w:val="7"/>
  </w:num>
  <w:num w:numId="71" w16cid:durableId="309746096">
    <w:abstractNumId w:val="73"/>
  </w:num>
  <w:num w:numId="72" w16cid:durableId="1572349670">
    <w:abstractNumId w:val="64"/>
  </w:num>
  <w:num w:numId="73" w16cid:durableId="679509930">
    <w:abstractNumId w:val="69"/>
  </w:num>
  <w:num w:numId="74" w16cid:durableId="1410497726">
    <w:abstractNumId w:val="26"/>
  </w:num>
  <w:num w:numId="75" w16cid:durableId="1020011501">
    <w:abstractNumId w:val="59"/>
  </w:num>
  <w:num w:numId="76" w16cid:durableId="1100103738">
    <w:abstractNumId w:val="25"/>
  </w:num>
  <w:num w:numId="77" w16cid:durableId="1921020163">
    <w:abstractNumId w:val="36"/>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ara (DOF)">
    <w15:presenceInfo w15:providerId="AD" w15:userId="S::mara.james@baltimorecity.gov::f1b7c644-cb48-4fd9-9d0b-c2569730c045"/>
  </w15:person>
  <w15:person w15:author="Heller, Danny (Mayor's Office)">
    <w15:presenceInfo w15:providerId="AD" w15:userId="S::Danny.Heller@baltimorecity.gov::11452830-0b7e-48c7-9ad8-a1c8a2487f98"/>
  </w15:person>
  <w15:person w15:author="Kerney, Shamiah (Mayor's Office)">
    <w15:presenceInfo w15:providerId="AD" w15:userId="S::shamiah.kerney@baltimorecity.gov::8b4789ae-23b7-4b6a-8fef-433029098b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CC"/>
    <w:rsid w:val="00000212"/>
    <w:rsid w:val="00000CDF"/>
    <w:rsid w:val="00000EC6"/>
    <w:rsid w:val="00002943"/>
    <w:rsid w:val="0000363D"/>
    <w:rsid w:val="00005241"/>
    <w:rsid w:val="000058D8"/>
    <w:rsid w:val="00006818"/>
    <w:rsid w:val="00006A76"/>
    <w:rsid w:val="0000759C"/>
    <w:rsid w:val="00010750"/>
    <w:rsid w:val="00012200"/>
    <w:rsid w:val="0001502E"/>
    <w:rsid w:val="0001673F"/>
    <w:rsid w:val="00016E4B"/>
    <w:rsid w:val="00017444"/>
    <w:rsid w:val="0002159E"/>
    <w:rsid w:val="000222A7"/>
    <w:rsid w:val="00022B1A"/>
    <w:rsid w:val="000230A7"/>
    <w:rsid w:val="00023442"/>
    <w:rsid w:val="00024750"/>
    <w:rsid w:val="00026A58"/>
    <w:rsid w:val="00027205"/>
    <w:rsid w:val="00030358"/>
    <w:rsid w:val="000316F3"/>
    <w:rsid w:val="000327B5"/>
    <w:rsid w:val="00032FBB"/>
    <w:rsid w:val="000332C8"/>
    <w:rsid w:val="00033D19"/>
    <w:rsid w:val="00035479"/>
    <w:rsid w:val="000361DE"/>
    <w:rsid w:val="00036D9D"/>
    <w:rsid w:val="00036E2E"/>
    <w:rsid w:val="00036E85"/>
    <w:rsid w:val="00040774"/>
    <w:rsid w:val="00040DE4"/>
    <w:rsid w:val="00041992"/>
    <w:rsid w:val="00041DA5"/>
    <w:rsid w:val="00042094"/>
    <w:rsid w:val="00042624"/>
    <w:rsid w:val="00042CAE"/>
    <w:rsid w:val="00044073"/>
    <w:rsid w:val="00044EA1"/>
    <w:rsid w:val="0004591B"/>
    <w:rsid w:val="0004676E"/>
    <w:rsid w:val="00046B64"/>
    <w:rsid w:val="00047FE9"/>
    <w:rsid w:val="00051BD7"/>
    <w:rsid w:val="00052128"/>
    <w:rsid w:val="00052A0B"/>
    <w:rsid w:val="000537F1"/>
    <w:rsid w:val="00053B7E"/>
    <w:rsid w:val="00054E36"/>
    <w:rsid w:val="00055BB4"/>
    <w:rsid w:val="0005675F"/>
    <w:rsid w:val="0005698F"/>
    <w:rsid w:val="00056FD0"/>
    <w:rsid w:val="0005773B"/>
    <w:rsid w:val="00057E81"/>
    <w:rsid w:val="000608A7"/>
    <w:rsid w:val="000611F3"/>
    <w:rsid w:val="00063976"/>
    <w:rsid w:val="00063AE9"/>
    <w:rsid w:val="00064D8B"/>
    <w:rsid w:val="000656F9"/>
    <w:rsid w:val="000657F0"/>
    <w:rsid w:val="00066BDD"/>
    <w:rsid w:val="000711B0"/>
    <w:rsid w:val="00071629"/>
    <w:rsid w:val="000731EC"/>
    <w:rsid w:val="0007356C"/>
    <w:rsid w:val="00073937"/>
    <w:rsid w:val="00074B49"/>
    <w:rsid w:val="00074FC9"/>
    <w:rsid w:val="000752A6"/>
    <w:rsid w:val="00075917"/>
    <w:rsid w:val="000759B4"/>
    <w:rsid w:val="00075C61"/>
    <w:rsid w:val="0007619C"/>
    <w:rsid w:val="0007761B"/>
    <w:rsid w:val="000779C8"/>
    <w:rsid w:val="00081601"/>
    <w:rsid w:val="000820A8"/>
    <w:rsid w:val="00082115"/>
    <w:rsid w:val="00082E13"/>
    <w:rsid w:val="0008348F"/>
    <w:rsid w:val="00085422"/>
    <w:rsid w:val="00085F19"/>
    <w:rsid w:val="00086ADD"/>
    <w:rsid w:val="00087209"/>
    <w:rsid w:val="0009079C"/>
    <w:rsid w:val="00091360"/>
    <w:rsid w:val="00091F35"/>
    <w:rsid w:val="00093F13"/>
    <w:rsid w:val="00096332"/>
    <w:rsid w:val="000966C7"/>
    <w:rsid w:val="00096806"/>
    <w:rsid w:val="0009749E"/>
    <w:rsid w:val="000A08CC"/>
    <w:rsid w:val="000A0A05"/>
    <w:rsid w:val="000A1428"/>
    <w:rsid w:val="000A236E"/>
    <w:rsid w:val="000A2B0A"/>
    <w:rsid w:val="000A33F4"/>
    <w:rsid w:val="000A470F"/>
    <w:rsid w:val="000A5C92"/>
    <w:rsid w:val="000A6A86"/>
    <w:rsid w:val="000B0E3A"/>
    <w:rsid w:val="000B21F6"/>
    <w:rsid w:val="000B3AB7"/>
    <w:rsid w:val="000B414B"/>
    <w:rsid w:val="000B4BD8"/>
    <w:rsid w:val="000B6414"/>
    <w:rsid w:val="000C05DC"/>
    <w:rsid w:val="000C1237"/>
    <w:rsid w:val="000C2238"/>
    <w:rsid w:val="000C3746"/>
    <w:rsid w:val="000C5575"/>
    <w:rsid w:val="000C55FA"/>
    <w:rsid w:val="000D0896"/>
    <w:rsid w:val="000D0C7D"/>
    <w:rsid w:val="000D191F"/>
    <w:rsid w:val="000D347F"/>
    <w:rsid w:val="000D3F3B"/>
    <w:rsid w:val="000D6102"/>
    <w:rsid w:val="000D61C6"/>
    <w:rsid w:val="000D7287"/>
    <w:rsid w:val="000D730D"/>
    <w:rsid w:val="000D7446"/>
    <w:rsid w:val="000E167B"/>
    <w:rsid w:val="000E2BC1"/>
    <w:rsid w:val="000E47B0"/>
    <w:rsid w:val="000E7704"/>
    <w:rsid w:val="000E7C76"/>
    <w:rsid w:val="000F2618"/>
    <w:rsid w:val="000F3459"/>
    <w:rsid w:val="000F3767"/>
    <w:rsid w:val="000F4DD0"/>
    <w:rsid w:val="000F738E"/>
    <w:rsid w:val="00100107"/>
    <w:rsid w:val="001010CA"/>
    <w:rsid w:val="00105075"/>
    <w:rsid w:val="00105C56"/>
    <w:rsid w:val="001077FF"/>
    <w:rsid w:val="00107C1D"/>
    <w:rsid w:val="0011141A"/>
    <w:rsid w:val="00111ECF"/>
    <w:rsid w:val="001124A2"/>
    <w:rsid w:val="001127A8"/>
    <w:rsid w:val="0011349B"/>
    <w:rsid w:val="00113A3C"/>
    <w:rsid w:val="00114F0C"/>
    <w:rsid w:val="00116D97"/>
    <w:rsid w:val="001202BC"/>
    <w:rsid w:val="00121176"/>
    <w:rsid w:val="0012192A"/>
    <w:rsid w:val="00121C9B"/>
    <w:rsid w:val="00122694"/>
    <w:rsid w:val="00123E3A"/>
    <w:rsid w:val="00124299"/>
    <w:rsid w:val="0012604E"/>
    <w:rsid w:val="0012606E"/>
    <w:rsid w:val="0012696F"/>
    <w:rsid w:val="001300C5"/>
    <w:rsid w:val="0013052E"/>
    <w:rsid w:val="00130A97"/>
    <w:rsid w:val="00130FAC"/>
    <w:rsid w:val="001335CD"/>
    <w:rsid w:val="001349F2"/>
    <w:rsid w:val="001353F3"/>
    <w:rsid w:val="00135A83"/>
    <w:rsid w:val="00135AAD"/>
    <w:rsid w:val="00140EB8"/>
    <w:rsid w:val="00141376"/>
    <w:rsid w:val="00144CB9"/>
    <w:rsid w:val="00145DC8"/>
    <w:rsid w:val="001461E0"/>
    <w:rsid w:val="0014685B"/>
    <w:rsid w:val="00146981"/>
    <w:rsid w:val="00146D06"/>
    <w:rsid w:val="00146E49"/>
    <w:rsid w:val="00147A44"/>
    <w:rsid w:val="00152CD3"/>
    <w:rsid w:val="0015432F"/>
    <w:rsid w:val="00155F75"/>
    <w:rsid w:val="00157546"/>
    <w:rsid w:val="001579BC"/>
    <w:rsid w:val="00157AD3"/>
    <w:rsid w:val="001603C0"/>
    <w:rsid w:val="00160D20"/>
    <w:rsid w:val="00161E0D"/>
    <w:rsid w:val="00163174"/>
    <w:rsid w:val="001635B9"/>
    <w:rsid w:val="00163723"/>
    <w:rsid w:val="001638B2"/>
    <w:rsid w:val="001639E0"/>
    <w:rsid w:val="00164332"/>
    <w:rsid w:val="00164543"/>
    <w:rsid w:val="0016483E"/>
    <w:rsid w:val="00164AEA"/>
    <w:rsid w:val="00164C80"/>
    <w:rsid w:val="00164E31"/>
    <w:rsid w:val="0016540B"/>
    <w:rsid w:val="00165474"/>
    <w:rsid w:val="001656CC"/>
    <w:rsid w:val="00165BE4"/>
    <w:rsid w:val="00166542"/>
    <w:rsid w:val="001673BA"/>
    <w:rsid w:val="00167B70"/>
    <w:rsid w:val="0017073D"/>
    <w:rsid w:val="00170806"/>
    <w:rsid w:val="00170E7E"/>
    <w:rsid w:val="001711E6"/>
    <w:rsid w:val="00172345"/>
    <w:rsid w:val="00172CA2"/>
    <w:rsid w:val="00172E32"/>
    <w:rsid w:val="001733C0"/>
    <w:rsid w:val="00174C89"/>
    <w:rsid w:val="0017547D"/>
    <w:rsid w:val="00175649"/>
    <w:rsid w:val="00175CCD"/>
    <w:rsid w:val="00177C2B"/>
    <w:rsid w:val="001802CD"/>
    <w:rsid w:val="00183A34"/>
    <w:rsid w:val="00184D2D"/>
    <w:rsid w:val="00184D69"/>
    <w:rsid w:val="001856B3"/>
    <w:rsid w:val="001865F9"/>
    <w:rsid w:val="0018671F"/>
    <w:rsid w:val="00187115"/>
    <w:rsid w:val="00190066"/>
    <w:rsid w:val="00190580"/>
    <w:rsid w:val="001907DA"/>
    <w:rsid w:val="00190979"/>
    <w:rsid w:val="00191820"/>
    <w:rsid w:val="00193123"/>
    <w:rsid w:val="00193211"/>
    <w:rsid w:val="00193404"/>
    <w:rsid w:val="0019348E"/>
    <w:rsid w:val="00195C50"/>
    <w:rsid w:val="00195C70"/>
    <w:rsid w:val="001960C8"/>
    <w:rsid w:val="00196312"/>
    <w:rsid w:val="00196426"/>
    <w:rsid w:val="00197259"/>
    <w:rsid w:val="001979E5"/>
    <w:rsid w:val="001A0083"/>
    <w:rsid w:val="001A0471"/>
    <w:rsid w:val="001A1170"/>
    <w:rsid w:val="001A13F8"/>
    <w:rsid w:val="001A14A2"/>
    <w:rsid w:val="001A16AD"/>
    <w:rsid w:val="001A25E4"/>
    <w:rsid w:val="001A3D84"/>
    <w:rsid w:val="001A4841"/>
    <w:rsid w:val="001A6FD4"/>
    <w:rsid w:val="001A708A"/>
    <w:rsid w:val="001A7639"/>
    <w:rsid w:val="001A7FA2"/>
    <w:rsid w:val="001B004B"/>
    <w:rsid w:val="001B020A"/>
    <w:rsid w:val="001B2E3F"/>
    <w:rsid w:val="001B2E99"/>
    <w:rsid w:val="001B39DB"/>
    <w:rsid w:val="001B3B75"/>
    <w:rsid w:val="001B4141"/>
    <w:rsid w:val="001B4B15"/>
    <w:rsid w:val="001B5F70"/>
    <w:rsid w:val="001B65B7"/>
    <w:rsid w:val="001B663E"/>
    <w:rsid w:val="001B6645"/>
    <w:rsid w:val="001B7926"/>
    <w:rsid w:val="001B7F29"/>
    <w:rsid w:val="001C0A80"/>
    <w:rsid w:val="001C1856"/>
    <w:rsid w:val="001C1893"/>
    <w:rsid w:val="001C2808"/>
    <w:rsid w:val="001C307E"/>
    <w:rsid w:val="001C30F5"/>
    <w:rsid w:val="001C3591"/>
    <w:rsid w:val="001C430F"/>
    <w:rsid w:val="001C457A"/>
    <w:rsid w:val="001C48A4"/>
    <w:rsid w:val="001C5EC1"/>
    <w:rsid w:val="001C62D1"/>
    <w:rsid w:val="001C7ACA"/>
    <w:rsid w:val="001C7CBD"/>
    <w:rsid w:val="001D0010"/>
    <w:rsid w:val="001D19EC"/>
    <w:rsid w:val="001D202F"/>
    <w:rsid w:val="001D203E"/>
    <w:rsid w:val="001D2948"/>
    <w:rsid w:val="001D3663"/>
    <w:rsid w:val="001D36CD"/>
    <w:rsid w:val="001D3836"/>
    <w:rsid w:val="001D42DE"/>
    <w:rsid w:val="001D4B1E"/>
    <w:rsid w:val="001D4EFF"/>
    <w:rsid w:val="001D529D"/>
    <w:rsid w:val="001D5637"/>
    <w:rsid w:val="001D61E2"/>
    <w:rsid w:val="001D66C8"/>
    <w:rsid w:val="001D67A5"/>
    <w:rsid w:val="001E0B43"/>
    <w:rsid w:val="001E32A2"/>
    <w:rsid w:val="001E409A"/>
    <w:rsid w:val="001E4508"/>
    <w:rsid w:val="001E5A76"/>
    <w:rsid w:val="001E616A"/>
    <w:rsid w:val="001EDF13"/>
    <w:rsid w:val="001F098C"/>
    <w:rsid w:val="001F0EF6"/>
    <w:rsid w:val="001F6227"/>
    <w:rsid w:val="001F69DF"/>
    <w:rsid w:val="001F7EBE"/>
    <w:rsid w:val="002012C5"/>
    <w:rsid w:val="00201433"/>
    <w:rsid w:val="002017A5"/>
    <w:rsid w:val="00201E7E"/>
    <w:rsid w:val="002026C8"/>
    <w:rsid w:val="00202EA2"/>
    <w:rsid w:val="002038CB"/>
    <w:rsid w:val="0020418B"/>
    <w:rsid w:val="00205F06"/>
    <w:rsid w:val="00206017"/>
    <w:rsid w:val="00206111"/>
    <w:rsid w:val="0020669A"/>
    <w:rsid w:val="00207E8A"/>
    <w:rsid w:val="002104CD"/>
    <w:rsid w:val="002105D5"/>
    <w:rsid w:val="00211694"/>
    <w:rsid w:val="002126CC"/>
    <w:rsid w:val="00213844"/>
    <w:rsid w:val="0021630A"/>
    <w:rsid w:val="0021650E"/>
    <w:rsid w:val="002165C4"/>
    <w:rsid w:val="002165D0"/>
    <w:rsid w:val="002169B6"/>
    <w:rsid w:val="002206AD"/>
    <w:rsid w:val="002209C7"/>
    <w:rsid w:val="00223052"/>
    <w:rsid w:val="0022350B"/>
    <w:rsid w:val="00224DFD"/>
    <w:rsid w:val="00225052"/>
    <w:rsid w:val="0022607E"/>
    <w:rsid w:val="00226D67"/>
    <w:rsid w:val="00227A0B"/>
    <w:rsid w:val="00227F0B"/>
    <w:rsid w:val="00230CE9"/>
    <w:rsid w:val="00231B81"/>
    <w:rsid w:val="002321A3"/>
    <w:rsid w:val="00232225"/>
    <w:rsid w:val="00232552"/>
    <w:rsid w:val="00234E18"/>
    <w:rsid w:val="00235096"/>
    <w:rsid w:val="00235E15"/>
    <w:rsid w:val="00236E6D"/>
    <w:rsid w:val="00236FE6"/>
    <w:rsid w:val="0023790A"/>
    <w:rsid w:val="00237B81"/>
    <w:rsid w:val="00237B8F"/>
    <w:rsid w:val="00241610"/>
    <w:rsid w:val="00245D27"/>
    <w:rsid w:val="00247B69"/>
    <w:rsid w:val="002505A9"/>
    <w:rsid w:val="0025121A"/>
    <w:rsid w:val="002518AF"/>
    <w:rsid w:val="00251C58"/>
    <w:rsid w:val="00252358"/>
    <w:rsid w:val="00252826"/>
    <w:rsid w:val="0025695B"/>
    <w:rsid w:val="00256F53"/>
    <w:rsid w:val="002572A9"/>
    <w:rsid w:val="002613A8"/>
    <w:rsid w:val="00261E34"/>
    <w:rsid w:val="0026394B"/>
    <w:rsid w:val="00265703"/>
    <w:rsid w:val="002657CA"/>
    <w:rsid w:val="002663C6"/>
    <w:rsid w:val="00266E4E"/>
    <w:rsid w:val="00267151"/>
    <w:rsid w:val="002674B3"/>
    <w:rsid w:val="00267C07"/>
    <w:rsid w:val="0027137D"/>
    <w:rsid w:val="00271BF3"/>
    <w:rsid w:val="00271DB7"/>
    <w:rsid w:val="0027279A"/>
    <w:rsid w:val="00272D35"/>
    <w:rsid w:val="0027347F"/>
    <w:rsid w:val="002746D1"/>
    <w:rsid w:val="00274723"/>
    <w:rsid w:val="002762A8"/>
    <w:rsid w:val="002763F4"/>
    <w:rsid w:val="00276FD6"/>
    <w:rsid w:val="0027780E"/>
    <w:rsid w:val="00277E90"/>
    <w:rsid w:val="00281DAA"/>
    <w:rsid w:val="00282C61"/>
    <w:rsid w:val="00284858"/>
    <w:rsid w:val="00286769"/>
    <w:rsid w:val="002869ED"/>
    <w:rsid w:val="00287486"/>
    <w:rsid w:val="002908EC"/>
    <w:rsid w:val="00292B04"/>
    <w:rsid w:val="002937F8"/>
    <w:rsid w:val="00293F94"/>
    <w:rsid w:val="00294327"/>
    <w:rsid w:val="0029439D"/>
    <w:rsid w:val="00294AE0"/>
    <w:rsid w:val="00294B6C"/>
    <w:rsid w:val="00295167"/>
    <w:rsid w:val="00295937"/>
    <w:rsid w:val="00295951"/>
    <w:rsid w:val="002961C9"/>
    <w:rsid w:val="00296F14"/>
    <w:rsid w:val="002A024D"/>
    <w:rsid w:val="002A07E3"/>
    <w:rsid w:val="002A1D3E"/>
    <w:rsid w:val="002A2FCB"/>
    <w:rsid w:val="002A33B0"/>
    <w:rsid w:val="002A58A0"/>
    <w:rsid w:val="002A58D3"/>
    <w:rsid w:val="002A58E9"/>
    <w:rsid w:val="002B10DE"/>
    <w:rsid w:val="002B1BE6"/>
    <w:rsid w:val="002B258E"/>
    <w:rsid w:val="002B2E71"/>
    <w:rsid w:val="002B3B83"/>
    <w:rsid w:val="002B4186"/>
    <w:rsid w:val="002B4A8A"/>
    <w:rsid w:val="002B4BF6"/>
    <w:rsid w:val="002B6689"/>
    <w:rsid w:val="002B6D3D"/>
    <w:rsid w:val="002B7784"/>
    <w:rsid w:val="002B7E36"/>
    <w:rsid w:val="002C0F9A"/>
    <w:rsid w:val="002C1C57"/>
    <w:rsid w:val="002C3426"/>
    <w:rsid w:val="002C4F03"/>
    <w:rsid w:val="002C60F4"/>
    <w:rsid w:val="002C681A"/>
    <w:rsid w:val="002C7D4A"/>
    <w:rsid w:val="002CC555"/>
    <w:rsid w:val="002D09DC"/>
    <w:rsid w:val="002D135B"/>
    <w:rsid w:val="002D16AB"/>
    <w:rsid w:val="002D1A6F"/>
    <w:rsid w:val="002D20D6"/>
    <w:rsid w:val="002D293A"/>
    <w:rsid w:val="002D2DDF"/>
    <w:rsid w:val="002D43F3"/>
    <w:rsid w:val="002D6149"/>
    <w:rsid w:val="002D7803"/>
    <w:rsid w:val="002D7D86"/>
    <w:rsid w:val="002E01BF"/>
    <w:rsid w:val="002E1E9C"/>
    <w:rsid w:val="002E2361"/>
    <w:rsid w:val="002E44AD"/>
    <w:rsid w:val="002E476E"/>
    <w:rsid w:val="002E4D45"/>
    <w:rsid w:val="002E4FBA"/>
    <w:rsid w:val="002E51F4"/>
    <w:rsid w:val="002E5A50"/>
    <w:rsid w:val="002E5CB7"/>
    <w:rsid w:val="002E62B7"/>
    <w:rsid w:val="002E650F"/>
    <w:rsid w:val="002E7D82"/>
    <w:rsid w:val="002F0DF2"/>
    <w:rsid w:val="002F0EAD"/>
    <w:rsid w:val="002F12D8"/>
    <w:rsid w:val="002F13E3"/>
    <w:rsid w:val="002F24DB"/>
    <w:rsid w:val="002F3031"/>
    <w:rsid w:val="002F536C"/>
    <w:rsid w:val="002F5929"/>
    <w:rsid w:val="002F5C6F"/>
    <w:rsid w:val="002F727D"/>
    <w:rsid w:val="002F7B03"/>
    <w:rsid w:val="00300332"/>
    <w:rsid w:val="0030137D"/>
    <w:rsid w:val="003013B2"/>
    <w:rsid w:val="003019ED"/>
    <w:rsid w:val="00301EEA"/>
    <w:rsid w:val="00302B95"/>
    <w:rsid w:val="00311D30"/>
    <w:rsid w:val="00312632"/>
    <w:rsid w:val="00312E50"/>
    <w:rsid w:val="00313162"/>
    <w:rsid w:val="003144B3"/>
    <w:rsid w:val="003158A0"/>
    <w:rsid w:val="00316BDD"/>
    <w:rsid w:val="003178AC"/>
    <w:rsid w:val="00320121"/>
    <w:rsid w:val="00322383"/>
    <w:rsid w:val="003224EA"/>
    <w:rsid w:val="00324E04"/>
    <w:rsid w:val="0032540C"/>
    <w:rsid w:val="00326384"/>
    <w:rsid w:val="00326D1E"/>
    <w:rsid w:val="00327168"/>
    <w:rsid w:val="00331C6F"/>
    <w:rsid w:val="003325A3"/>
    <w:rsid w:val="00333706"/>
    <w:rsid w:val="003343C7"/>
    <w:rsid w:val="003358A4"/>
    <w:rsid w:val="00335DDF"/>
    <w:rsid w:val="0033753D"/>
    <w:rsid w:val="00337E94"/>
    <w:rsid w:val="00340A55"/>
    <w:rsid w:val="00340C0D"/>
    <w:rsid w:val="003410D2"/>
    <w:rsid w:val="003427E7"/>
    <w:rsid w:val="003428AA"/>
    <w:rsid w:val="0034308B"/>
    <w:rsid w:val="0034366B"/>
    <w:rsid w:val="00343BC5"/>
    <w:rsid w:val="003457EA"/>
    <w:rsid w:val="00346021"/>
    <w:rsid w:val="00346C2B"/>
    <w:rsid w:val="003475F9"/>
    <w:rsid w:val="00347BD6"/>
    <w:rsid w:val="003504EC"/>
    <w:rsid w:val="00350F12"/>
    <w:rsid w:val="00351B9D"/>
    <w:rsid w:val="00351F22"/>
    <w:rsid w:val="00353DCD"/>
    <w:rsid w:val="0035404E"/>
    <w:rsid w:val="00354A40"/>
    <w:rsid w:val="00354B6D"/>
    <w:rsid w:val="00356717"/>
    <w:rsid w:val="00356BF8"/>
    <w:rsid w:val="00356FA6"/>
    <w:rsid w:val="00360974"/>
    <w:rsid w:val="00361234"/>
    <w:rsid w:val="003623AC"/>
    <w:rsid w:val="00362436"/>
    <w:rsid w:val="00362A5D"/>
    <w:rsid w:val="00362D2F"/>
    <w:rsid w:val="00362E3B"/>
    <w:rsid w:val="00363345"/>
    <w:rsid w:val="00363606"/>
    <w:rsid w:val="00363B71"/>
    <w:rsid w:val="00365939"/>
    <w:rsid w:val="00365952"/>
    <w:rsid w:val="0036613F"/>
    <w:rsid w:val="003662BB"/>
    <w:rsid w:val="00366F96"/>
    <w:rsid w:val="00367E2B"/>
    <w:rsid w:val="00370569"/>
    <w:rsid w:val="003709C5"/>
    <w:rsid w:val="00370A01"/>
    <w:rsid w:val="00370B3D"/>
    <w:rsid w:val="00370C3C"/>
    <w:rsid w:val="00372302"/>
    <w:rsid w:val="003730C7"/>
    <w:rsid w:val="00373737"/>
    <w:rsid w:val="00374E34"/>
    <w:rsid w:val="00376FDB"/>
    <w:rsid w:val="00377F81"/>
    <w:rsid w:val="00380325"/>
    <w:rsid w:val="003809B6"/>
    <w:rsid w:val="00381E0A"/>
    <w:rsid w:val="00382206"/>
    <w:rsid w:val="003824DA"/>
    <w:rsid w:val="003830F2"/>
    <w:rsid w:val="0038316C"/>
    <w:rsid w:val="003834D1"/>
    <w:rsid w:val="003835AC"/>
    <w:rsid w:val="00385409"/>
    <w:rsid w:val="003854A3"/>
    <w:rsid w:val="00385990"/>
    <w:rsid w:val="00385DA7"/>
    <w:rsid w:val="00386056"/>
    <w:rsid w:val="0039041C"/>
    <w:rsid w:val="00391AE0"/>
    <w:rsid w:val="00392329"/>
    <w:rsid w:val="0039332F"/>
    <w:rsid w:val="00395978"/>
    <w:rsid w:val="003960CD"/>
    <w:rsid w:val="00397423"/>
    <w:rsid w:val="00397784"/>
    <w:rsid w:val="003A0F65"/>
    <w:rsid w:val="003A146A"/>
    <w:rsid w:val="003A2065"/>
    <w:rsid w:val="003A2F40"/>
    <w:rsid w:val="003A3412"/>
    <w:rsid w:val="003A3BCE"/>
    <w:rsid w:val="003A3ECF"/>
    <w:rsid w:val="003A5266"/>
    <w:rsid w:val="003A5DF0"/>
    <w:rsid w:val="003A615A"/>
    <w:rsid w:val="003A643C"/>
    <w:rsid w:val="003A6545"/>
    <w:rsid w:val="003A68EF"/>
    <w:rsid w:val="003B13DD"/>
    <w:rsid w:val="003B1488"/>
    <w:rsid w:val="003B2551"/>
    <w:rsid w:val="003B3E06"/>
    <w:rsid w:val="003B4CE8"/>
    <w:rsid w:val="003B543C"/>
    <w:rsid w:val="003B5BF5"/>
    <w:rsid w:val="003B779B"/>
    <w:rsid w:val="003C2064"/>
    <w:rsid w:val="003C58FA"/>
    <w:rsid w:val="003C61ED"/>
    <w:rsid w:val="003C7293"/>
    <w:rsid w:val="003C7BA8"/>
    <w:rsid w:val="003D0827"/>
    <w:rsid w:val="003D0A29"/>
    <w:rsid w:val="003D1158"/>
    <w:rsid w:val="003D1E87"/>
    <w:rsid w:val="003D20A6"/>
    <w:rsid w:val="003D3939"/>
    <w:rsid w:val="003D40D9"/>
    <w:rsid w:val="003D46FB"/>
    <w:rsid w:val="003D47CE"/>
    <w:rsid w:val="003D4F77"/>
    <w:rsid w:val="003D5725"/>
    <w:rsid w:val="003D5ED2"/>
    <w:rsid w:val="003D673D"/>
    <w:rsid w:val="003E0729"/>
    <w:rsid w:val="003E0F80"/>
    <w:rsid w:val="003E13DF"/>
    <w:rsid w:val="003E14A5"/>
    <w:rsid w:val="003E189B"/>
    <w:rsid w:val="003E1CCF"/>
    <w:rsid w:val="003E1EC5"/>
    <w:rsid w:val="003E2C37"/>
    <w:rsid w:val="003E2CC7"/>
    <w:rsid w:val="003E34B9"/>
    <w:rsid w:val="003E385B"/>
    <w:rsid w:val="003E3F24"/>
    <w:rsid w:val="003E4653"/>
    <w:rsid w:val="003E5088"/>
    <w:rsid w:val="003E517C"/>
    <w:rsid w:val="003E7354"/>
    <w:rsid w:val="003E779F"/>
    <w:rsid w:val="003E7DCD"/>
    <w:rsid w:val="003E7EB7"/>
    <w:rsid w:val="003F37CE"/>
    <w:rsid w:val="003F7155"/>
    <w:rsid w:val="003F7B14"/>
    <w:rsid w:val="003F7FC9"/>
    <w:rsid w:val="0040142D"/>
    <w:rsid w:val="0040590B"/>
    <w:rsid w:val="00405DE0"/>
    <w:rsid w:val="00406265"/>
    <w:rsid w:val="00406CE0"/>
    <w:rsid w:val="0040704B"/>
    <w:rsid w:val="00411328"/>
    <w:rsid w:val="00411517"/>
    <w:rsid w:val="00411CF3"/>
    <w:rsid w:val="004128C2"/>
    <w:rsid w:val="00412B3C"/>
    <w:rsid w:val="00412DAC"/>
    <w:rsid w:val="00412F45"/>
    <w:rsid w:val="004131DF"/>
    <w:rsid w:val="00414C0E"/>
    <w:rsid w:val="00416B77"/>
    <w:rsid w:val="00420418"/>
    <w:rsid w:val="00420979"/>
    <w:rsid w:val="004211AB"/>
    <w:rsid w:val="00421CB8"/>
    <w:rsid w:val="004228AB"/>
    <w:rsid w:val="00422B5D"/>
    <w:rsid w:val="0042464C"/>
    <w:rsid w:val="00424653"/>
    <w:rsid w:val="004254E5"/>
    <w:rsid w:val="00425CC3"/>
    <w:rsid w:val="00425FB4"/>
    <w:rsid w:val="004261C9"/>
    <w:rsid w:val="0042624E"/>
    <w:rsid w:val="004264BC"/>
    <w:rsid w:val="0042667B"/>
    <w:rsid w:val="00427DA9"/>
    <w:rsid w:val="00433574"/>
    <w:rsid w:val="00434BEF"/>
    <w:rsid w:val="00435D00"/>
    <w:rsid w:val="00436D29"/>
    <w:rsid w:val="00437DAC"/>
    <w:rsid w:val="00437F23"/>
    <w:rsid w:val="0044066E"/>
    <w:rsid w:val="00440740"/>
    <w:rsid w:val="0044076C"/>
    <w:rsid w:val="0044167B"/>
    <w:rsid w:val="004417A7"/>
    <w:rsid w:val="004422FB"/>
    <w:rsid w:val="004432A0"/>
    <w:rsid w:val="0044440A"/>
    <w:rsid w:val="00444715"/>
    <w:rsid w:val="004455DB"/>
    <w:rsid w:val="00446085"/>
    <w:rsid w:val="0044752B"/>
    <w:rsid w:val="004476A2"/>
    <w:rsid w:val="00450C44"/>
    <w:rsid w:val="00451FF3"/>
    <w:rsid w:val="004524F9"/>
    <w:rsid w:val="0045536F"/>
    <w:rsid w:val="00455B14"/>
    <w:rsid w:val="00455EF2"/>
    <w:rsid w:val="0045625A"/>
    <w:rsid w:val="0045788A"/>
    <w:rsid w:val="00460345"/>
    <w:rsid w:val="00461621"/>
    <w:rsid w:val="0046198C"/>
    <w:rsid w:val="00462623"/>
    <w:rsid w:val="0046270E"/>
    <w:rsid w:val="00462C13"/>
    <w:rsid w:val="004630CB"/>
    <w:rsid w:val="004640B5"/>
    <w:rsid w:val="004645E5"/>
    <w:rsid w:val="00465136"/>
    <w:rsid w:val="004651D7"/>
    <w:rsid w:val="0046534E"/>
    <w:rsid w:val="00467588"/>
    <w:rsid w:val="0046785C"/>
    <w:rsid w:val="00472BAC"/>
    <w:rsid w:val="00474F40"/>
    <w:rsid w:val="00475240"/>
    <w:rsid w:val="00475358"/>
    <w:rsid w:val="00476618"/>
    <w:rsid w:val="004767EC"/>
    <w:rsid w:val="004822C6"/>
    <w:rsid w:val="004859E8"/>
    <w:rsid w:val="00485DFC"/>
    <w:rsid w:val="00486E7D"/>
    <w:rsid w:val="00487718"/>
    <w:rsid w:val="00487C77"/>
    <w:rsid w:val="00490730"/>
    <w:rsid w:val="0049081B"/>
    <w:rsid w:val="00490978"/>
    <w:rsid w:val="00490C97"/>
    <w:rsid w:val="00491193"/>
    <w:rsid w:val="00493F2E"/>
    <w:rsid w:val="0049780D"/>
    <w:rsid w:val="004A0531"/>
    <w:rsid w:val="004A07ED"/>
    <w:rsid w:val="004A08EB"/>
    <w:rsid w:val="004A12EE"/>
    <w:rsid w:val="004A138C"/>
    <w:rsid w:val="004A3494"/>
    <w:rsid w:val="004A366B"/>
    <w:rsid w:val="004A367D"/>
    <w:rsid w:val="004A382B"/>
    <w:rsid w:val="004A56A3"/>
    <w:rsid w:val="004A6503"/>
    <w:rsid w:val="004A693C"/>
    <w:rsid w:val="004A708B"/>
    <w:rsid w:val="004B03D8"/>
    <w:rsid w:val="004B0EF9"/>
    <w:rsid w:val="004B2399"/>
    <w:rsid w:val="004B2F60"/>
    <w:rsid w:val="004B36BE"/>
    <w:rsid w:val="004B3CFA"/>
    <w:rsid w:val="004B500D"/>
    <w:rsid w:val="004B67C5"/>
    <w:rsid w:val="004B6F73"/>
    <w:rsid w:val="004C0BE3"/>
    <w:rsid w:val="004C1227"/>
    <w:rsid w:val="004C24AE"/>
    <w:rsid w:val="004C57C1"/>
    <w:rsid w:val="004C5BD3"/>
    <w:rsid w:val="004C679B"/>
    <w:rsid w:val="004C70C0"/>
    <w:rsid w:val="004C7512"/>
    <w:rsid w:val="004D032A"/>
    <w:rsid w:val="004D0933"/>
    <w:rsid w:val="004D1113"/>
    <w:rsid w:val="004D1749"/>
    <w:rsid w:val="004D1E3F"/>
    <w:rsid w:val="004D2344"/>
    <w:rsid w:val="004D28F7"/>
    <w:rsid w:val="004D2BC9"/>
    <w:rsid w:val="004D2BE3"/>
    <w:rsid w:val="004D3CB6"/>
    <w:rsid w:val="004D4C1F"/>
    <w:rsid w:val="004D4E61"/>
    <w:rsid w:val="004D5779"/>
    <w:rsid w:val="004D5B66"/>
    <w:rsid w:val="004D625F"/>
    <w:rsid w:val="004D6414"/>
    <w:rsid w:val="004E24CB"/>
    <w:rsid w:val="004E3474"/>
    <w:rsid w:val="004E38AF"/>
    <w:rsid w:val="004E52AB"/>
    <w:rsid w:val="004E57BC"/>
    <w:rsid w:val="004E7A14"/>
    <w:rsid w:val="004E7B18"/>
    <w:rsid w:val="004F1D97"/>
    <w:rsid w:val="004F2C47"/>
    <w:rsid w:val="004F2DFF"/>
    <w:rsid w:val="004F43D6"/>
    <w:rsid w:val="004F654E"/>
    <w:rsid w:val="004F76B4"/>
    <w:rsid w:val="005015F2"/>
    <w:rsid w:val="00501CE1"/>
    <w:rsid w:val="00501FA9"/>
    <w:rsid w:val="0050312E"/>
    <w:rsid w:val="005035D2"/>
    <w:rsid w:val="005035E4"/>
    <w:rsid w:val="0050408B"/>
    <w:rsid w:val="005043D2"/>
    <w:rsid w:val="00504E5A"/>
    <w:rsid w:val="0050511D"/>
    <w:rsid w:val="005051CE"/>
    <w:rsid w:val="005064F0"/>
    <w:rsid w:val="005066C2"/>
    <w:rsid w:val="00506B72"/>
    <w:rsid w:val="0051078F"/>
    <w:rsid w:val="005108A2"/>
    <w:rsid w:val="00512135"/>
    <w:rsid w:val="0051331E"/>
    <w:rsid w:val="00515A0A"/>
    <w:rsid w:val="00515DBB"/>
    <w:rsid w:val="00516461"/>
    <w:rsid w:val="005200C5"/>
    <w:rsid w:val="005208D6"/>
    <w:rsid w:val="005227A2"/>
    <w:rsid w:val="00522B2E"/>
    <w:rsid w:val="005239F8"/>
    <w:rsid w:val="00524F0D"/>
    <w:rsid w:val="00524F36"/>
    <w:rsid w:val="005268BA"/>
    <w:rsid w:val="005306A6"/>
    <w:rsid w:val="00530831"/>
    <w:rsid w:val="005316CF"/>
    <w:rsid w:val="00531B1B"/>
    <w:rsid w:val="005323F5"/>
    <w:rsid w:val="005327C3"/>
    <w:rsid w:val="005329E8"/>
    <w:rsid w:val="00532D94"/>
    <w:rsid w:val="00533C15"/>
    <w:rsid w:val="00534017"/>
    <w:rsid w:val="00534483"/>
    <w:rsid w:val="005362CB"/>
    <w:rsid w:val="00536F88"/>
    <w:rsid w:val="00537B50"/>
    <w:rsid w:val="005402EE"/>
    <w:rsid w:val="00540D42"/>
    <w:rsid w:val="00544833"/>
    <w:rsid w:val="005455CC"/>
    <w:rsid w:val="0054630D"/>
    <w:rsid w:val="00546EB0"/>
    <w:rsid w:val="00547767"/>
    <w:rsid w:val="00547906"/>
    <w:rsid w:val="005508FF"/>
    <w:rsid w:val="00550C64"/>
    <w:rsid w:val="005522E8"/>
    <w:rsid w:val="00552909"/>
    <w:rsid w:val="005531C6"/>
    <w:rsid w:val="00554101"/>
    <w:rsid w:val="00554B51"/>
    <w:rsid w:val="00555EC7"/>
    <w:rsid w:val="005567CC"/>
    <w:rsid w:val="00556C3C"/>
    <w:rsid w:val="00557D60"/>
    <w:rsid w:val="00557E47"/>
    <w:rsid w:val="00562817"/>
    <w:rsid w:val="00571EF6"/>
    <w:rsid w:val="0057220F"/>
    <w:rsid w:val="00572D85"/>
    <w:rsid w:val="00574855"/>
    <w:rsid w:val="00575B50"/>
    <w:rsid w:val="0057634C"/>
    <w:rsid w:val="005764A9"/>
    <w:rsid w:val="00576D2E"/>
    <w:rsid w:val="00577F6D"/>
    <w:rsid w:val="00577FD6"/>
    <w:rsid w:val="00580198"/>
    <w:rsid w:val="00580F27"/>
    <w:rsid w:val="00582147"/>
    <w:rsid w:val="005839F5"/>
    <w:rsid w:val="00583DEA"/>
    <w:rsid w:val="0058412A"/>
    <w:rsid w:val="005845E0"/>
    <w:rsid w:val="005851F9"/>
    <w:rsid w:val="005854D1"/>
    <w:rsid w:val="00592A30"/>
    <w:rsid w:val="005945E3"/>
    <w:rsid w:val="00594B68"/>
    <w:rsid w:val="005955BE"/>
    <w:rsid w:val="00595663"/>
    <w:rsid w:val="00595F2A"/>
    <w:rsid w:val="00597B0F"/>
    <w:rsid w:val="005A2137"/>
    <w:rsid w:val="005A24AC"/>
    <w:rsid w:val="005A2F45"/>
    <w:rsid w:val="005A37A4"/>
    <w:rsid w:val="005A39B2"/>
    <w:rsid w:val="005A41B1"/>
    <w:rsid w:val="005A4AF5"/>
    <w:rsid w:val="005A53EB"/>
    <w:rsid w:val="005A5933"/>
    <w:rsid w:val="005A70D5"/>
    <w:rsid w:val="005B2E42"/>
    <w:rsid w:val="005B32EB"/>
    <w:rsid w:val="005B6CE4"/>
    <w:rsid w:val="005B70E5"/>
    <w:rsid w:val="005B75B5"/>
    <w:rsid w:val="005B78C3"/>
    <w:rsid w:val="005C0253"/>
    <w:rsid w:val="005C0656"/>
    <w:rsid w:val="005C08D6"/>
    <w:rsid w:val="005C12DC"/>
    <w:rsid w:val="005C14E3"/>
    <w:rsid w:val="005C15D1"/>
    <w:rsid w:val="005C1884"/>
    <w:rsid w:val="005C22AB"/>
    <w:rsid w:val="005C2431"/>
    <w:rsid w:val="005C2AF4"/>
    <w:rsid w:val="005C3D54"/>
    <w:rsid w:val="005C4519"/>
    <w:rsid w:val="005C4AE8"/>
    <w:rsid w:val="005C537C"/>
    <w:rsid w:val="005C5C6A"/>
    <w:rsid w:val="005C66ED"/>
    <w:rsid w:val="005C73BC"/>
    <w:rsid w:val="005D0B7F"/>
    <w:rsid w:val="005D1130"/>
    <w:rsid w:val="005D2010"/>
    <w:rsid w:val="005D2DDC"/>
    <w:rsid w:val="005D36F0"/>
    <w:rsid w:val="005D5BE6"/>
    <w:rsid w:val="005D6D0B"/>
    <w:rsid w:val="005E016C"/>
    <w:rsid w:val="005E441D"/>
    <w:rsid w:val="005E452A"/>
    <w:rsid w:val="005E4AC2"/>
    <w:rsid w:val="005E5305"/>
    <w:rsid w:val="005E5B7C"/>
    <w:rsid w:val="005E6682"/>
    <w:rsid w:val="005E689F"/>
    <w:rsid w:val="005E7040"/>
    <w:rsid w:val="005E7709"/>
    <w:rsid w:val="005E77AD"/>
    <w:rsid w:val="005F05B1"/>
    <w:rsid w:val="005F149D"/>
    <w:rsid w:val="005F385C"/>
    <w:rsid w:val="005F3EA9"/>
    <w:rsid w:val="005F4652"/>
    <w:rsid w:val="005F515D"/>
    <w:rsid w:val="005F5FA4"/>
    <w:rsid w:val="005F71B3"/>
    <w:rsid w:val="005F73F9"/>
    <w:rsid w:val="00600BED"/>
    <w:rsid w:val="0060494D"/>
    <w:rsid w:val="00605A02"/>
    <w:rsid w:val="006101AB"/>
    <w:rsid w:val="00610E15"/>
    <w:rsid w:val="0061162D"/>
    <w:rsid w:val="006125FE"/>
    <w:rsid w:val="00612602"/>
    <w:rsid w:val="00615189"/>
    <w:rsid w:val="00615A58"/>
    <w:rsid w:val="006162FD"/>
    <w:rsid w:val="006163C0"/>
    <w:rsid w:val="00616CD1"/>
    <w:rsid w:val="00616E06"/>
    <w:rsid w:val="00620C56"/>
    <w:rsid w:val="00622522"/>
    <w:rsid w:val="00622C6A"/>
    <w:rsid w:val="00622E6B"/>
    <w:rsid w:val="00623742"/>
    <w:rsid w:val="00623AB0"/>
    <w:rsid w:val="00624695"/>
    <w:rsid w:val="00624C22"/>
    <w:rsid w:val="006250E3"/>
    <w:rsid w:val="00625327"/>
    <w:rsid w:val="0063032F"/>
    <w:rsid w:val="006312C2"/>
    <w:rsid w:val="00631704"/>
    <w:rsid w:val="00633026"/>
    <w:rsid w:val="00633818"/>
    <w:rsid w:val="0063475F"/>
    <w:rsid w:val="00635B0A"/>
    <w:rsid w:val="0063675A"/>
    <w:rsid w:val="0063719B"/>
    <w:rsid w:val="006415CD"/>
    <w:rsid w:val="00641627"/>
    <w:rsid w:val="006417AE"/>
    <w:rsid w:val="00641A09"/>
    <w:rsid w:val="00641A0C"/>
    <w:rsid w:val="00641FDC"/>
    <w:rsid w:val="00642F3A"/>
    <w:rsid w:val="0064372E"/>
    <w:rsid w:val="00643D43"/>
    <w:rsid w:val="00643F10"/>
    <w:rsid w:val="006440FC"/>
    <w:rsid w:val="00644FA8"/>
    <w:rsid w:val="00645B06"/>
    <w:rsid w:val="00645E1C"/>
    <w:rsid w:val="006466AF"/>
    <w:rsid w:val="006504A2"/>
    <w:rsid w:val="00650585"/>
    <w:rsid w:val="00651038"/>
    <w:rsid w:val="006520E2"/>
    <w:rsid w:val="00654522"/>
    <w:rsid w:val="006552B1"/>
    <w:rsid w:val="0065772B"/>
    <w:rsid w:val="006604F3"/>
    <w:rsid w:val="00660B01"/>
    <w:rsid w:val="006619A5"/>
    <w:rsid w:val="00662476"/>
    <w:rsid w:val="00662745"/>
    <w:rsid w:val="006630E0"/>
    <w:rsid w:val="00663EF8"/>
    <w:rsid w:val="00664351"/>
    <w:rsid w:val="006643C2"/>
    <w:rsid w:val="006650FF"/>
    <w:rsid w:val="00666DEE"/>
    <w:rsid w:val="006672AB"/>
    <w:rsid w:val="00667D3B"/>
    <w:rsid w:val="0067016B"/>
    <w:rsid w:val="00670421"/>
    <w:rsid w:val="00670620"/>
    <w:rsid w:val="006711A9"/>
    <w:rsid w:val="00671432"/>
    <w:rsid w:val="00671971"/>
    <w:rsid w:val="00672D73"/>
    <w:rsid w:val="0067380D"/>
    <w:rsid w:val="00674B50"/>
    <w:rsid w:val="00677E2A"/>
    <w:rsid w:val="00677E36"/>
    <w:rsid w:val="00681E62"/>
    <w:rsid w:val="0068308F"/>
    <w:rsid w:val="0068326F"/>
    <w:rsid w:val="00684FBE"/>
    <w:rsid w:val="00686810"/>
    <w:rsid w:val="00686EE5"/>
    <w:rsid w:val="006874DF"/>
    <w:rsid w:val="00687771"/>
    <w:rsid w:val="00690DD0"/>
    <w:rsid w:val="00693D85"/>
    <w:rsid w:val="006956E5"/>
    <w:rsid w:val="0069578F"/>
    <w:rsid w:val="006974F7"/>
    <w:rsid w:val="006A1DD2"/>
    <w:rsid w:val="006A21DE"/>
    <w:rsid w:val="006A2875"/>
    <w:rsid w:val="006A5296"/>
    <w:rsid w:val="006A601C"/>
    <w:rsid w:val="006A602F"/>
    <w:rsid w:val="006A6184"/>
    <w:rsid w:val="006A6DA4"/>
    <w:rsid w:val="006A7614"/>
    <w:rsid w:val="006B0850"/>
    <w:rsid w:val="006B1024"/>
    <w:rsid w:val="006B25A8"/>
    <w:rsid w:val="006B494A"/>
    <w:rsid w:val="006B4A9E"/>
    <w:rsid w:val="006B4C22"/>
    <w:rsid w:val="006B4E56"/>
    <w:rsid w:val="006B534E"/>
    <w:rsid w:val="006B5E64"/>
    <w:rsid w:val="006B5F70"/>
    <w:rsid w:val="006B5FDB"/>
    <w:rsid w:val="006B5FE1"/>
    <w:rsid w:val="006B62DC"/>
    <w:rsid w:val="006B6FA7"/>
    <w:rsid w:val="006B7CCC"/>
    <w:rsid w:val="006C215D"/>
    <w:rsid w:val="006C2533"/>
    <w:rsid w:val="006C289B"/>
    <w:rsid w:val="006C435C"/>
    <w:rsid w:val="006C48CC"/>
    <w:rsid w:val="006C5E3A"/>
    <w:rsid w:val="006C67DC"/>
    <w:rsid w:val="006C6D73"/>
    <w:rsid w:val="006C74DC"/>
    <w:rsid w:val="006C7FA9"/>
    <w:rsid w:val="006D0465"/>
    <w:rsid w:val="006D0825"/>
    <w:rsid w:val="006D0B1B"/>
    <w:rsid w:val="006D0EF5"/>
    <w:rsid w:val="006D198B"/>
    <w:rsid w:val="006D1A90"/>
    <w:rsid w:val="006D1D10"/>
    <w:rsid w:val="006D2B4F"/>
    <w:rsid w:val="006D2B8E"/>
    <w:rsid w:val="006D3CC6"/>
    <w:rsid w:val="006D5568"/>
    <w:rsid w:val="006E0C75"/>
    <w:rsid w:val="006E35CB"/>
    <w:rsid w:val="006E3D51"/>
    <w:rsid w:val="006E3E49"/>
    <w:rsid w:val="006E7402"/>
    <w:rsid w:val="006E7BBA"/>
    <w:rsid w:val="006E7FB9"/>
    <w:rsid w:val="006F0D16"/>
    <w:rsid w:val="006F11EA"/>
    <w:rsid w:val="006F2D7A"/>
    <w:rsid w:val="006F3CA2"/>
    <w:rsid w:val="006F3EF8"/>
    <w:rsid w:val="006F4B32"/>
    <w:rsid w:val="006F6513"/>
    <w:rsid w:val="006F676E"/>
    <w:rsid w:val="006F703D"/>
    <w:rsid w:val="006F7E64"/>
    <w:rsid w:val="00700687"/>
    <w:rsid w:val="00700893"/>
    <w:rsid w:val="0070137C"/>
    <w:rsid w:val="0070304C"/>
    <w:rsid w:val="0070370C"/>
    <w:rsid w:val="00703BBE"/>
    <w:rsid w:val="00707240"/>
    <w:rsid w:val="00707BEB"/>
    <w:rsid w:val="00710422"/>
    <w:rsid w:val="0071156B"/>
    <w:rsid w:val="007117F4"/>
    <w:rsid w:val="007137F2"/>
    <w:rsid w:val="00714312"/>
    <w:rsid w:val="007144C5"/>
    <w:rsid w:val="00714B75"/>
    <w:rsid w:val="00716165"/>
    <w:rsid w:val="0071655D"/>
    <w:rsid w:val="00716BD9"/>
    <w:rsid w:val="00716FE9"/>
    <w:rsid w:val="00720ED6"/>
    <w:rsid w:val="007212D8"/>
    <w:rsid w:val="007235D9"/>
    <w:rsid w:val="007237B3"/>
    <w:rsid w:val="00723DB8"/>
    <w:rsid w:val="00725842"/>
    <w:rsid w:val="007260FF"/>
    <w:rsid w:val="0072783B"/>
    <w:rsid w:val="00731D55"/>
    <w:rsid w:val="00731FDD"/>
    <w:rsid w:val="007325D5"/>
    <w:rsid w:val="00733E16"/>
    <w:rsid w:val="00733EDE"/>
    <w:rsid w:val="007349E0"/>
    <w:rsid w:val="007355AD"/>
    <w:rsid w:val="00740541"/>
    <w:rsid w:val="00741356"/>
    <w:rsid w:val="007417C0"/>
    <w:rsid w:val="00741E47"/>
    <w:rsid w:val="00742023"/>
    <w:rsid w:val="00742662"/>
    <w:rsid w:val="00742EE8"/>
    <w:rsid w:val="0074395B"/>
    <w:rsid w:val="00743B7F"/>
    <w:rsid w:val="007450C8"/>
    <w:rsid w:val="00746F1C"/>
    <w:rsid w:val="007518B6"/>
    <w:rsid w:val="00752123"/>
    <w:rsid w:val="007525E2"/>
    <w:rsid w:val="00752E9A"/>
    <w:rsid w:val="00753941"/>
    <w:rsid w:val="00755347"/>
    <w:rsid w:val="00755522"/>
    <w:rsid w:val="00756565"/>
    <w:rsid w:val="007567EE"/>
    <w:rsid w:val="0075719E"/>
    <w:rsid w:val="0075731C"/>
    <w:rsid w:val="00757437"/>
    <w:rsid w:val="0076074F"/>
    <w:rsid w:val="007612D8"/>
    <w:rsid w:val="00761462"/>
    <w:rsid w:val="007617D9"/>
    <w:rsid w:val="00762411"/>
    <w:rsid w:val="007634EF"/>
    <w:rsid w:val="007635EA"/>
    <w:rsid w:val="00763A3A"/>
    <w:rsid w:val="00763CDF"/>
    <w:rsid w:val="00763E50"/>
    <w:rsid w:val="00763F9A"/>
    <w:rsid w:val="0076476D"/>
    <w:rsid w:val="0076524F"/>
    <w:rsid w:val="00765391"/>
    <w:rsid w:val="00766D99"/>
    <w:rsid w:val="007670A3"/>
    <w:rsid w:val="00767420"/>
    <w:rsid w:val="00767982"/>
    <w:rsid w:val="007703D3"/>
    <w:rsid w:val="007707C1"/>
    <w:rsid w:val="00771800"/>
    <w:rsid w:val="00771C12"/>
    <w:rsid w:val="0077369B"/>
    <w:rsid w:val="00774EEC"/>
    <w:rsid w:val="007815ED"/>
    <w:rsid w:val="00781FC0"/>
    <w:rsid w:val="00783250"/>
    <w:rsid w:val="00785292"/>
    <w:rsid w:val="00785AA9"/>
    <w:rsid w:val="0078783C"/>
    <w:rsid w:val="007902D6"/>
    <w:rsid w:val="00794288"/>
    <w:rsid w:val="0079445B"/>
    <w:rsid w:val="0079555F"/>
    <w:rsid w:val="00796731"/>
    <w:rsid w:val="0079735F"/>
    <w:rsid w:val="007A0259"/>
    <w:rsid w:val="007A1232"/>
    <w:rsid w:val="007A12BA"/>
    <w:rsid w:val="007A1B09"/>
    <w:rsid w:val="007A1C24"/>
    <w:rsid w:val="007A1E1C"/>
    <w:rsid w:val="007A29DE"/>
    <w:rsid w:val="007A3272"/>
    <w:rsid w:val="007A443A"/>
    <w:rsid w:val="007A4597"/>
    <w:rsid w:val="007A4C9A"/>
    <w:rsid w:val="007A5B0E"/>
    <w:rsid w:val="007A6CF9"/>
    <w:rsid w:val="007A6EBB"/>
    <w:rsid w:val="007A7162"/>
    <w:rsid w:val="007A7F2C"/>
    <w:rsid w:val="007B20E3"/>
    <w:rsid w:val="007B2AE1"/>
    <w:rsid w:val="007B390A"/>
    <w:rsid w:val="007B3D1B"/>
    <w:rsid w:val="007B3FD0"/>
    <w:rsid w:val="007B46D9"/>
    <w:rsid w:val="007B481E"/>
    <w:rsid w:val="007B4F30"/>
    <w:rsid w:val="007B7518"/>
    <w:rsid w:val="007B7636"/>
    <w:rsid w:val="007B79D6"/>
    <w:rsid w:val="007B7B7E"/>
    <w:rsid w:val="007C0550"/>
    <w:rsid w:val="007C1AD5"/>
    <w:rsid w:val="007C253C"/>
    <w:rsid w:val="007C27C8"/>
    <w:rsid w:val="007C3571"/>
    <w:rsid w:val="007C3911"/>
    <w:rsid w:val="007C5BDF"/>
    <w:rsid w:val="007C6B55"/>
    <w:rsid w:val="007D02E9"/>
    <w:rsid w:val="007D0A0A"/>
    <w:rsid w:val="007D0EBC"/>
    <w:rsid w:val="007D2C96"/>
    <w:rsid w:val="007D2DA4"/>
    <w:rsid w:val="007D2E5C"/>
    <w:rsid w:val="007D31BB"/>
    <w:rsid w:val="007D4354"/>
    <w:rsid w:val="007D4F76"/>
    <w:rsid w:val="007D5721"/>
    <w:rsid w:val="007D655B"/>
    <w:rsid w:val="007D6C82"/>
    <w:rsid w:val="007D6E8E"/>
    <w:rsid w:val="007E017C"/>
    <w:rsid w:val="007E3011"/>
    <w:rsid w:val="007E339A"/>
    <w:rsid w:val="007E3C7B"/>
    <w:rsid w:val="007E5E82"/>
    <w:rsid w:val="007E74D2"/>
    <w:rsid w:val="007E74E2"/>
    <w:rsid w:val="007E7C02"/>
    <w:rsid w:val="007F08BE"/>
    <w:rsid w:val="007F2676"/>
    <w:rsid w:val="007F2F15"/>
    <w:rsid w:val="007F3332"/>
    <w:rsid w:val="007F3A61"/>
    <w:rsid w:val="007F45A4"/>
    <w:rsid w:val="007F4CE8"/>
    <w:rsid w:val="007F4EE0"/>
    <w:rsid w:val="007F5536"/>
    <w:rsid w:val="007F599C"/>
    <w:rsid w:val="007F6C29"/>
    <w:rsid w:val="007F738F"/>
    <w:rsid w:val="007F7A05"/>
    <w:rsid w:val="00803242"/>
    <w:rsid w:val="00803ED3"/>
    <w:rsid w:val="008045D0"/>
    <w:rsid w:val="00804BF6"/>
    <w:rsid w:val="008058CB"/>
    <w:rsid w:val="00805AB3"/>
    <w:rsid w:val="00806244"/>
    <w:rsid w:val="00806DE7"/>
    <w:rsid w:val="00810D78"/>
    <w:rsid w:val="00810DEF"/>
    <w:rsid w:val="00811D61"/>
    <w:rsid w:val="00811F21"/>
    <w:rsid w:val="00812D5C"/>
    <w:rsid w:val="00812F50"/>
    <w:rsid w:val="00813222"/>
    <w:rsid w:val="00813B7E"/>
    <w:rsid w:val="00813F26"/>
    <w:rsid w:val="008153DD"/>
    <w:rsid w:val="00815D11"/>
    <w:rsid w:val="00816813"/>
    <w:rsid w:val="008169F8"/>
    <w:rsid w:val="008206CA"/>
    <w:rsid w:val="008218F1"/>
    <w:rsid w:val="00823BB9"/>
    <w:rsid w:val="00823E63"/>
    <w:rsid w:val="0082419E"/>
    <w:rsid w:val="00824743"/>
    <w:rsid w:val="00826293"/>
    <w:rsid w:val="0082684E"/>
    <w:rsid w:val="00827A47"/>
    <w:rsid w:val="00830602"/>
    <w:rsid w:val="008311CA"/>
    <w:rsid w:val="00832EC8"/>
    <w:rsid w:val="00833B48"/>
    <w:rsid w:val="00834231"/>
    <w:rsid w:val="0083448A"/>
    <w:rsid w:val="008356D1"/>
    <w:rsid w:val="008359A9"/>
    <w:rsid w:val="00836487"/>
    <w:rsid w:val="008365DE"/>
    <w:rsid w:val="00836788"/>
    <w:rsid w:val="00837462"/>
    <w:rsid w:val="00837A49"/>
    <w:rsid w:val="00837D0B"/>
    <w:rsid w:val="00842973"/>
    <w:rsid w:val="008436BF"/>
    <w:rsid w:val="00844872"/>
    <w:rsid w:val="008455D3"/>
    <w:rsid w:val="00845B15"/>
    <w:rsid w:val="008463D9"/>
    <w:rsid w:val="00846813"/>
    <w:rsid w:val="00846D1B"/>
    <w:rsid w:val="00846F33"/>
    <w:rsid w:val="00847000"/>
    <w:rsid w:val="0084745A"/>
    <w:rsid w:val="008500F5"/>
    <w:rsid w:val="00850355"/>
    <w:rsid w:val="00850863"/>
    <w:rsid w:val="00851D2F"/>
    <w:rsid w:val="00852337"/>
    <w:rsid w:val="00853503"/>
    <w:rsid w:val="00853603"/>
    <w:rsid w:val="00855211"/>
    <w:rsid w:val="00855262"/>
    <w:rsid w:val="008554AC"/>
    <w:rsid w:val="008577C0"/>
    <w:rsid w:val="008579C7"/>
    <w:rsid w:val="00860188"/>
    <w:rsid w:val="008609A7"/>
    <w:rsid w:val="00861B25"/>
    <w:rsid w:val="00861EDC"/>
    <w:rsid w:val="00861FF2"/>
    <w:rsid w:val="0086219F"/>
    <w:rsid w:val="00862D2C"/>
    <w:rsid w:val="00862D77"/>
    <w:rsid w:val="008637C1"/>
    <w:rsid w:val="00863B94"/>
    <w:rsid w:val="0086422A"/>
    <w:rsid w:val="00866BB0"/>
    <w:rsid w:val="008678B7"/>
    <w:rsid w:val="0087020B"/>
    <w:rsid w:val="00871117"/>
    <w:rsid w:val="008714AD"/>
    <w:rsid w:val="00871822"/>
    <w:rsid w:val="0087191D"/>
    <w:rsid w:val="00871AB9"/>
    <w:rsid w:val="00872A1F"/>
    <w:rsid w:val="00872DB7"/>
    <w:rsid w:val="00873C16"/>
    <w:rsid w:val="00874262"/>
    <w:rsid w:val="008748BB"/>
    <w:rsid w:val="00876F85"/>
    <w:rsid w:val="00876FDD"/>
    <w:rsid w:val="00881A96"/>
    <w:rsid w:val="00882E63"/>
    <w:rsid w:val="00883DCA"/>
    <w:rsid w:val="00884EAC"/>
    <w:rsid w:val="008856E6"/>
    <w:rsid w:val="0088680F"/>
    <w:rsid w:val="00886F2F"/>
    <w:rsid w:val="0088723A"/>
    <w:rsid w:val="008903DA"/>
    <w:rsid w:val="00890928"/>
    <w:rsid w:val="00890DFB"/>
    <w:rsid w:val="00891D9C"/>
    <w:rsid w:val="008942BB"/>
    <w:rsid w:val="00895088"/>
    <w:rsid w:val="008966DF"/>
    <w:rsid w:val="00897EE5"/>
    <w:rsid w:val="008A1A0B"/>
    <w:rsid w:val="008A1CBF"/>
    <w:rsid w:val="008A3662"/>
    <w:rsid w:val="008A45C2"/>
    <w:rsid w:val="008A522B"/>
    <w:rsid w:val="008A66FE"/>
    <w:rsid w:val="008A7BBC"/>
    <w:rsid w:val="008B0F16"/>
    <w:rsid w:val="008B1590"/>
    <w:rsid w:val="008B17C5"/>
    <w:rsid w:val="008B602D"/>
    <w:rsid w:val="008B73D2"/>
    <w:rsid w:val="008C020A"/>
    <w:rsid w:val="008C0AD3"/>
    <w:rsid w:val="008C10FE"/>
    <w:rsid w:val="008C1CB6"/>
    <w:rsid w:val="008C2354"/>
    <w:rsid w:val="008C2C72"/>
    <w:rsid w:val="008C3EF6"/>
    <w:rsid w:val="008C4E23"/>
    <w:rsid w:val="008C5D5E"/>
    <w:rsid w:val="008C6229"/>
    <w:rsid w:val="008C7610"/>
    <w:rsid w:val="008D0270"/>
    <w:rsid w:val="008D047F"/>
    <w:rsid w:val="008D177C"/>
    <w:rsid w:val="008D190D"/>
    <w:rsid w:val="008D1EAE"/>
    <w:rsid w:val="008D4016"/>
    <w:rsid w:val="008D48F7"/>
    <w:rsid w:val="008D64DE"/>
    <w:rsid w:val="008D6BB2"/>
    <w:rsid w:val="008D70AE"/>
    <w:rsid w:val="008D7467"/>
    <w:rsid w:val="008E1925"/>
    <w:rsid w:val="008E1C91"/>
    <w:rsid w:val="008E1E2B"/>
    <w:rsid w:val="008E3292"/>
    <w:rsid w:val="008E3C9C"/>
    <w:rsid w:val="008E3DAE"/>
    <w:rsid w:val="008E41E2"/>
    <w:rsid w:val="008E51B9"/>
    <w:rsid w:val="008E554D"/>
    <w:rsid w:val="008E5804"/>
    <w:rsid w:val="008E6265"/>
    <w:rsid w:val="008E63C9"/>
    <w:rsid w:val="008E6D87"/>
    <w:rsid w:val="008E7865"/>
    <w:rsid w:val="008F06BD"/>
    <w:rsid w:val="008F0DFC"/>
    <w:rsid w:val="008F116D"/>
    <w:rsid w:val="008F2A6B"/>
    <w:rsid w:val="008F3274"/>
    <w:rsid w:val="008F39CA"/>
    <w:rsid w:val="008F3F2D"/>
    <w:rsid w:val="008F58B1"/>
    <w:rsid w:val="008F635E"/>
    <w:rsid w:val="008F6888"/>
    <w:rsid w:val="008F786B"/>
    <w:rsid w:val="008F7A92"/>
    <w:rsid w:val="008F7D84"/>
    <w:rsid w:val="00900885"/>
    <w:rsid w:val="00900906"/>
    <w:rsid w:val="00900A2F"/>
    <w:rsid w:val="00900D2D"/>
    <w:rsid w:val="0090104F"/>
    <w:rsid w:val="00901A1C"/>
    <w:rsid w:val="009027D9"/>
    <w:rsid w:val="00903E54"/>
    <w:rsid w:val="009045F3"/>
    <w:rsid w:val="00907C80"/>
    <w:rsid w:val="00907D26"/>
    <w:rsid w:val="00907E76"/>
    <w:rsid w:val="00911428"/>
    <w:rsid w:val="0091176B"/>
    <w:rsid w:val="009127CA"/>
    <w:rsid w:val="00913570"/>
    <w:rsid w:val="00913F8B"/>
    <w:rsid w:val="009153AF"/>
    <w:rsid w:val="00915F11"/>
    <w:rsid w:val="00917977"/>
    <w:rsid w:val="00917D9C"/>
    <w:rsid w:val="00920ACA"/>
    <w:rsid w:val="00920ED5"/>
    <w:rsid w:val="009213AF"/>
    <w:rsid w:val="00921F5E"/>
    <w:rsid w:val="00921FAF"/>
    <w:rsid w:val="0092214E"/>
    <w:rsid w:val="00922306"/>
    <w:rsid w:val="0092267D"/>
    <w:rsid w:val="009232AE"/>
    <w:rsid w:val="009244FD"/>
    <w:rsid w:val="0092459A"/>
    <w:rsid w:val="00925A1E"/>
    <w:rsid w:val="00926F56"/>
    <w:rsid w:val="0093063E"/>
    <w:rsid w:val="00931A46"/>
    <w:rsid w:val="00931ACA"/>
    <w:rsid w:val="00932CA8"/>
    <w:rsid w:val="00933D5A"/>
    <w:rsid w:val="009341BA"/>
    <w:rsid w:val="0093465E"/>
    <w:rsid w:val="009352C7"/>
    <w:rsid w:val="00936BB2"/>
    <w:rsid w:val="00936CBE"/>
    <w:rsid w:val="009371B7"/>
    <w:rsid w:val="00940067"/>
    <w:rsid w:val="00940388"/>
    <w:rsid w:val="00940EBF"/>
    <w:rsid w:val="00941333"/>
    <w:rsid w:val="00942A1A"/>
    <w:rsid w:val="00943B2B"/>
    <w:rsid w:val="00946381"/>
    <w:rsid w:val="00950177"/>
    <w:rsid w:val="00952293"/>
    <w:rsid w:val="00952928"/>
    <w:rsid w:val="0095341F"/>
    <w:rsid w:val="00954036"/>
    <w:rsid w:val="00955251"/>
    <w:rsid w:val="009552AC"/>
    <w:rsid w:val="00955B17"/>
    <w:rsid w:val="009569DA"/>
    <w:rsid w:val="00956F67"/>
    <w:rsid w:val="00960632"/>
    <w:rsid w:val="009613FB"/>
    <w:rsid w:val="009616BD"/>
    <w:rsid w:val="00962375"/>
    <w:rsid w:val="0096359A"/>
    <w:rsid w:val="0096473C"/>
    <w:rsid w:val="009650E1"/>
    <w:rsid w:val="00965103"/>
    <w:rsid w:val="00965711"/>
    <w:rsid w:val="009657FB"/>
    <w:rsid w:val="00965A86"/>
    <w:rsid w:val="00965DBF"/>
    <w:rsid w:val="009667C4"/>
    <w:rsid w:val="009679FA"/>
    <w:rsid w:val="00967BC2"/>
    <w:rsid w:val="009738B9"/>
    <w:rsid w:val="009766F6"/>
    <w:rsid w:val="009800C3"/>
    <w:rsid w:val="00980290"/>
    <w:rsid w:val="009806DA"/>
    <w:rsid w:val="009808EB"/>
    <w:rsid w:val="00981401"/>
    <w:rsid w:val="009841E0"/>
    <w:rsid w:val="009846A6"/>
    <w:rsid w:val="00984877"/>
    <w:rsid w:val="00984E85"/>
    <w:rsid w:val="00985BBD"/>
    <w:rsid w:val="00986950"/>
    <w:rsid w:val="0098701B"/>
    <w:rsid w:val="00990E26"/>
    <w:rsid w:val="00991827"/>
    <w:rsid w:val="009942FE"/>
    <w:rsid w:val="00995114"/>
    <w:rsid w:val="009A0592"/>
    <w:rsid w:val="009A2789"/>
    <w:rsid w:val="009A2FB2"/>
    <w:rsid w:val="009A40AD"/>
    <w:rsid w:val="009A45AF"/>
    <w:rsid w:val="009A58D7"/>
    <w:rsid w:val="009A5E9D"/>
    <w:rsid w:val="009A79AC"/>
    <w:rsid w:val="009A7B9B"/>
    <w:rsid w:val="009A91B5"/>
    <w:rsid w:val="009B1565"/>
    <w:rsid w:val="009B1CAF"/>
    <w:rsid w:val="009B228A"/>
    <w:rsid w:val="009B2552"/>
    <w:rsid w:val="009B2CDB"/>
    <w:rsid w:val="009B375D"/>
    <w:rsid w:val="009B41E8"/>
    <w:rsid w:val="009B42F8"/>
    <w:rsid w:val="009B500F"/>
    <w:rsid w:val="009B55D8"/>
    <w:rsid w:val="009B64E8"/>
    <w:rsid w:val="009B6FB0"/>
    <w:rsid w:val="009B7035"/>
    <w:rsid w:val="009B7105"/>
    <w:rsid w:val="009B7698"/>
    <w:rsid w:val="009C1249"/>
    <w:rsid w:val="009C130C"/>
    <w:rsid w:val="009C18CD"/>
    <w:rsid w:val="009C2313"/>
    <w:rsid w:val="009C462A"/>
    <w:rsid w:val="009C4641"/>
    <w:rsid w:val="009C5B2B"/>
    <w:rsid w:val="009C6059"/>
    <w:rsid w:val="009C636F"/>
    <w:rsid w:val="009D09D0"/>
    <w:rsid w:val="009D0BC4"/>
    <w:rsid w:val="009D1F7F"/>
    <w:rsid w:val="009D2956"/>
    <w:rsid w:val="009D2E4E"/>
    <w:rsid w:val="009D2F93"/>
    <w:rsid w:val="009D34B0"/>
    <w:rsid w:val="009D3E3C"/>
    <w:rsid w:val="009D42EA"/>
    <w:rsid w:val="009E00E2"/>
    <w:rsid w:val="009E08B6"/>
    <w:rsid w:val="009E08D7"/>
    <w:rsid w:val="009E101D"/>
    <w:rsid w:val="009E1802"/>
    <w:rsid w:val="009E190B"/>
    <w:rsid w:val="009E318E"/>
    <w:rsid w:val="009E52D9"/>
    <w:rsid w:val="009E5559"/>
    <w:rsid w:val="009E682D"/>
    <w:rsid w:val="009E7435"/>
    <w:rsid w:val="009F01A5"/>
    <w:rsid w:val="009F02F5"/>
    <w:rsid w:val="009F3B3B"/>
    <w:rsid w:val="009F48D9"/>
    <w:rsid w:val="009F5080"/>
    <w:rsid w:val="009F569C"/>
    <w:rsid w:val="009F5BF7"/>
    <w:rsid w:val="009F5CAF"/>
    <w:rsid w:val="00A02AAD"/>
    <w:rsid w:val="00A0346C"/>
    <w:rsid w:val="00A03C53"/>
    <w:rsid w:val="00A04816"/>
    <w:rsid w:val="00A0486C"/>
    <w:rsid w:val="00A04C22"/>
    <w:rsid w:val="00A052D5"/>
    <w:rsid w:val="00A05B48"/>
    <w:rsid w:val="00A0776C"/>
    <w:rsid w:val="00A10079"/>
    <w:rsid w:val="00A101FC"/>
    <w:rsid w:val="00A10239"/>
    <w:rsid w:val="00A103B2"/>
    <w:rsid w:val="00A10484"/>
    <w:rsid w:val="00A1098C"/>
    <w:rsid w:val="00A112B6"/>
    <w:rsid w:val="00A11FA2"/>
    <w:rsid w:val="00A121D1"/>
    <w:rsid w:val="00A12426"/>
    <w:rsid w:val="00A12FD8"/>
    <w:rsid w:val="00A136AD"/>
    <w:rsid w:val="00A13ECD"/>
    <w:rsid w:val="00A14556"/>
    <w:rsid w:val="00A14CD0"/>
    <w:rsid w:val="00A14E09"/>
    <w:rsid w:val="00A16687"/>
    <w:rsid w:val="00A20CF7"/>
    <w:rsid w:val="00A219F0"/>
    <w:rsid w:val="00A21EDA"/>
    <w:rsid w:val="00A22016"/>
    <w:rsid w:val="00A236B8"/>
    <w:rsid w:val="00A243A0"/>
    <w:rsid w:val="00A254B4"/>
    <w:rsid w:val="00A26406"/>
    <w:rsid w:val="00A272F3"/>
    <w:rsid w:val="00A272F4"/>
    <w:rsid w:val="00A278E4"/>
    <w:rsid w:val="00A329D0"/>
    <w:rsid w:val="00A32FCA"/>
    <w:rsid w:val="00A3375D"/>
    <w:rsid w:val="00A343E9"/>
    <w:rsid w:val="00A3514F"/>
    <w:rsid w:val="00A366FF"/>
    <w:rsid w:val="00A37B29"/>
    <w:rsid w:val="00A40EE8"/>
    <w:rsid w:val="00A41FA4"/>
    <w:rsid w:val="00A44C31"/>
    <w:rsid w:val="00A458FA"/>
    <w:rsid w:val="00A45AFD"/>
    <w:rsid w:val="00A46C79"/>
    <w:rsid w:val="00A46CF3"/>
    <w:rsid w:val="00A47DC9"/>
    <w:rsid w:val="00A506B0"/>
    <w:rsid w:val="00A507AF"/>
    <w:rsid w:val="00A5107A"/>
    <w:rsid w:val="00A51AB1"/>
    <w:rsid w:val="00A524F9"/>
    <w:rsid w:val="00A5255D"/>
    <w:rsid w:val="00A52671"/>
    <w:rsid w:val="00A52757"/>
    <w:rsid w:val="00A52E4B"/>
    <w:rsid w:val="00A54EE1"/>
    <w:rsid w:val="00A55779"/>
    <w:rsid w:val="00A55844"/>
    <w:rsid w:val="00A56F6C"/>
    <w:rsid w:val="00A57449"/>
    <w:rsid w:val="00A60AB5"/>
    <w:rsid w:val="00A613E7"/>
    <w:rsid w:val="00A61EF5"/>
    <w:rsid w:val="00A62C12"/>
    <w:rsid w:val="00A63460"/>
    <w:rsid w:val="00A635AA"/>
    <w:rsid w:val="00A636E6"/>
    <w:rsid w:val="00A63C4F"/>
    <w:rsid w:val="00A65B91"/>
    <w:rsid w:val="00A67BE0"/>
    <w:rsid w:val="00A67C21"/>
    <w:rsid w:val="00A6AAE7"/>
    <w:rsid w:val="00A7304C"/>
    <w:rsid w:val="00A73854"/>
    <w:rsid w:val="00A7439C"/>
    <w:rsid w:val="00A747BC"/>
    <w:rsid w:val="00A75307"/>
    <w:rsid w:val="00A75342"/>
    <w:rsid w:val="00A769D4"/>
    <w:rsid w:val="00A7794B"/>
    <w:rsid w:val="00A80DEA"/>
    <w:rsid w:val="00A814C3"/>
    <w:rsid w:val="00A84D00"/>
    <w:rsid w:val="00A86324"/>
    <w:rsid w:val="00A870CB"/>
    <w:rsid w:val="00A92AB1"/>
    <w:rsid w:val="00A93BBA"/>
    <w:rsid w:val="00A94186"/>
    <w:rsid w:val="00A94BE4"/>
    <w:rsid w:val="00A973E4"/>
    <w:rsid w:val="00AA07E9"/>
    <w:rsid w:val="00AA0A3B"/>
    <w:rsid w:val="00AA0FBE"/>
    <w:rsid w:val="00AA1126"/>
    <w:rsid w:val="00AA16D2"/>
    <w:rsid w:val="00AA259A"/>
    <w:rsid w:val="00AA3956"/>
    <w:rsid w:val="00AA3EA7"/>
    <w:rsid w:val="00AA42C4"/>
    <w:rsid w:val="00AA57C8"/>
    <w:rsid w:val="00AA5AEE"/>
    <w:rsid w:val="00AA6A9D"/>
    <w:rsid w:val="00AA6C79"/>
    <w:rsid w:val="00AA6D05"/>
    <w:rsid w:val="00AB009F"/>
    <w:rsid w:val="00AB0A8A"/>
    <w:rsid w:val="00AB0BD5"/>
    <w:rsid w:val="00AB1250"/>
    <w:rsid w:val="00AB22FD"/>
    <w:rsid w:val="00AB3252"/>
    <w:rsid w:val="00AB353A"/>
    <w:rsid w:val="00AB3591"/>
    <w:rsid w:val="00AB4F6F"/>
    <w:rsid w:val="00AC00CA"/>
    <w:rsid w:val="00AC14CC"/>
    <w:rsid w:val="00AC203A"/>
    <w:rsid w:val="00AC2806"/>
    <w:rsid w:val="00AC3AB6"/>
    <w:rsid w:val="00AC427F"/>
    <w:rsid w:val="00AC43A6"/>
    <w:rsid w:val="00AC4A58"/>
    <w:rsid w:val="00AC4D33"/>
    <w:rsid w:val="00AD0E12"/>
    <w:rsid w:val="00AD18C5"/>
    <w:rsid w:val="00AD1A4C"/>
    <w:rsid w:val="00AD1F88"/>
    <w:rsid w:val="00AD2759"/>
    <w:rsid w:val="00AD3A8A"/>
    <w:rsid w:val="00AD3F76"/>
    <w:rsid w:val="00AD4835"/>
    <w:rsid w:val="00AD51F6"/>
    <w:rsid w:val="00AD5688"/>
    <w:rsid w:val="00AD5E30"/>
    <w:rsid w:val="00AE0C6B"/>
    <w:rsid w:val="00AE0FA2"/>
    <w:rsid w:val="00AE1FAF"/>
    <w:rsid w:val="00AE2CA0"/>
    <w:rsid w:val="00AE2DD4"/>
    <w:rsid w:val="00AE3723"/>
    <w:rsid w:val="00AE44DA"/>
    <w:rsid w:val="00AE5559"/>
    <w:rsid w:val="00AE76CC"/>
    <w:rsid w:val="00AF2C88"/>
    <w:rsid w:val="00AF3040"/>
    <w:rsid w:val="00AF313F"/>
    <w:rsid w:val="00AF36E2"/>
    <w:rsid w:val="00AF3C3D"/>
    <w:rsid w:val="00AF3CE4"/>
    <w:rsid w:val="00AF4088"/>
    <w:rsid w:val="00AF40DF"/>
    <w:rsid w:val="00AF74A5"/>
    <w:rsid w:val="00AF7692"/>
    <w:rsid w:val="00B011C9"/>
    <w:rsid w:val="00B016F0"/>
    <w:rsid w:val="00B019B3"/>
    <w:rsid w:val="00B02FEE"/>
    <w:rsid w:val="00B04A97"/>
    <w:rsid w:val="00B070E7"/>
    <w:rsid w:val="00B0785B"/>
    <w:rsid w:val="00B07BCB"/>
    <w:rsid w:val="00B12938"/>
    <w:rsid w:val="00B12A40"/>
    <w:rsid w:val="00B12AAB"/>
    <w:rsid w:val="00B13265"/>
    <w:rsid w:val="00B143EC"/>
    <w:rsid w:val="00B1585D"/>
    <w:rsid w:val="00B1770A"/>
    <w:rsid w:val="00B17DF5"/>
    <w:rsid w:val="00B17F1F"/>
    <w:rsid w:val="00B20C81"/>
    <w:rsid w:val="00B228E6"/>
    <w:rsid w:val="00B2322C"/>
    <w:rsid w:val="00B2532B"/>
    <w:rsid w:val="00B25906"/>
    <w:rsid w:val="00B26D68"/>
    <w:rsid w:val="00B30514"/>
    <w:rsid w:val="00B30BD3"/>
    <w:rsid w:val="00B31B41"/>
    <w:rsid w:val="00B327A4"/>
    <w:rsid w:val="00B348F6"/>
    <w:rsid w:val="00B35BA4"/>
    <w:rsid w:val="00B37124"/>
    <w:rsid w:val="00B3721E"/>
    <w:rsid w:val="00B37B17"/>
    <w:rsid w:val="00B4069F"/>
    <w:rsid w:val="00B40DC3"/>
    <w:rsid w:val="00B42EBA"/>
    <w:rsid w:val="00B42EDE"/>
    <w:rsid w:val="00B43BA0"/>
    <w:rsid w:val="00B43D93"/>
    <w:rsid w:val="00B44FD5"/>
    <w:rsid w:val="00B46417"/>
    <w:rsid w:val="00B473EA"/>
    <w:rsid w:val="00B47D72"/>
    <w:rsid w:val="00B50902"/>
    <w:rsid w:val="00B509C0"/>
    <w:rsid w:val="00B515DB"/>
    <w:rsid w:val="00B5172A"/>
    <w:rsid w:val="00B52832"/>
    <w:rsid w:val="00B528E1"/>
    <w:rsid w:val="00B532ED"/>
    <w:rsid w:val="00B53C57"/>
    <w:rsid w:val="00B54030"/>
    <w:rsid w:val="00B544CA"/>
    <w:rsid w:val="00B548CD"/>
    <w:rsid w:val="00B55ECF"/>
    <w:rsid w:val="00B567D9"/>
    <w:rsid w:val="00B57FDA"/>
    <w:rsid w:val="00B606EC"/>
    <w:rsid w:val="00B61D25"/>
    <w:rsid w:val="00B61F5A"/>
    <w:rsid w:val="00B62C21"/>
    <w:rsid w:val="00B644DE"/>
    <w:rsid w:val="00B65821"/>
    <w:rsid w:val="00B66F6B"/>
    <w:rsid w:val="00B670D0"/>
    <w:rsid w:val="00B673A4"/>
    <w:rsid w:val="00B7130D"/>
    <w:rsid w:val="00B713E4"/>
    <w:rsid w:val="00B71D62"/>
    <w:rsid w:val="00B72DC8"/>
    <w:rsid w:val="00B7386F"/>
    <w:rsid w:val="00B7390A"/>
    <w:rsid w:val="00B743D8"/>
    <w:rsid w:val="00B74CBC"/>
    <w:rsid w:val="00B76268"/>
    <w:rsid w:val="00B77446"/>
    <w:rsid w:val="00B77612"/>
    <w:rsid w:val="00B77784"/>
    <w:rsid w:val="00B77988"/>
    <w:rsid w:val="00B77C82"/>
    <w:rsid w:val="00B80CE8"/>
    <w:rsid w:val="00B81460"/>
    <w:rsid w:val="00B8269D"/>
    <w:rsid w:val="00B82FE6"/>
    <w:rsid w:val="00B83A76"/>
    <w:rsid w:val="00B8464C"/>
    <w:rsid w:val="00B85295"/>
    <w:rsid w:val="00B85BA0"/>
    <w:rsid w:val="00B86C29"/>
    <w:rsid w:val="00B86FC8"/>
    <w:rsid w:val="00B87450"/>
    <w:rsid w:val="00B876A5"/>
    <w:rsid w:val="00B87BA6"/>
    <w:rsid w:val="00B90135"/>
    <w:rsid w:val="00B9044B"/>
    <w:rsid w:val="00B92024"/>
    <w:rsid w:val="00B92808"/>
    <w:rsid w:val="00B92D77"/>
    <w:rsid w:val="00B92E04"/>
    <w:rsid w:val="00B92F43"/>
    <w:rsid w:val="00B935DC"/>
    <w:rsid w:val="00B93C32"/>
    <w:rsid w:val="00B959E4"/>
    <w:rsid w:val="00B97ECE"/>
    <w:rsid w:val="00BA0697"/>
    <w:rsid w:val="00BA084E"/>
    <w:rsid w:val="00BA1BF6"/>
    <w:rsid w:val="00BA2744"/>
    <w:rsid w:val="00BA3390"/>
    <w:rsid w:val="00BA33D3"/>
    <w:rsid w:val="00BA46F8"/>
    <w:rsid w:val="00BA48BC"/>
    <w:rsid w:val="00BA567C"/>
    <w:rsid w:val="00BA61E4"/>
    <w:rsid w:val="00BA644B"/>
    <w:rsid w:val="00BA65B8"/>
    <w:rsid w:val="00BA6860"/>
    <w:rsid w:val="00BA73A3"/>
    <w:rsid w:val="00BA75EF"/>
    <w:rsid w:val="00BA7D3D"/>
    <w:rsid w:val="00BB0CA7"/>
    <w:rsid w:val="00BB19A2"/>
    <w:rsid w:val="00BB3250"/>
    <w:rsid w:val="00BB545D"/>
    <w:rsid w:val="00BB6581"/>
    <w:rsid w:val="00BB6B82"/>
    <w:rsid w:val="00BB756C"/>
    <w:rsid w:val="00BB78B6"/>
    <w:rsid w:val="00BC15B5"/>
    <w:rsid w:val="00BC2581"/>
    <w:rsid w:val="00BC3270"/>
    <w:rsid w:val="00BC514C"/>
    <w:rsid w:val="00BC685F"/>
    <w:rsid w:val="00BC7059"/>
    <w:rsid w:val="00BC799A"/>
    <w:rsid w:val="00BD21B4"/>
    <w:rsid w:val="00BD27AE"/>
    <w:rsid w:val="00BD2852"/>
    <w:rsid w:val="00BD39FE"/>
    <w:rsid w:val="00BD41E7"/>
    <w:rsid w:val="00BD440B"/>
    <w:rsid w:val="00BD4AE0"/>
    <w:rsid w:val="00BD53EA"/>
    <w:rsid w:val="00BD5906"/>
    <w:rsid w:val="00BD5D68"/>
    <w:rsid w:val="00BD7765"/>
    <w:rsid w:val="00BE0F6F"/>
    <w:rsid w:val="00BE110C"/>
    <w:rsid w:val="00BE12A1"/>
    <w:rsid w:val="00BE14F5"/>
    <w:rsid w:val="00BE1EFE"/>
    <w:rsid w:val="00BE2759"/>
    <w:rsid w:val="00BE2AD3"/>
    <w:rsid w:val="00BE3BC1"/>
    <w:rsid w:val="00BE408F"/>
    <w:rsid w:val="00BE4539"/>
    <w:rsid w:val="00BE7FF8"/>
    <w:rsid w:val="00BF18C3"/>
    <w:rsid w:val="00BF1DD1"/>
    <w:rsid w:val="00BF3833"/>
    <w:rsid w:val="00BF3B00"/>
    <w:rsid w:val="00BF3BB9"/>
    <w:rsid w:val="00BF3E97"/>
    <w:rsid w:val="00BF5C48"/>
    <w:rsid w:val="00C03E9D"/>
    <w:rsid w:val="00C05968"/>
    <w:rsid w:val="00C05CB6"/>
    <w:rsid w:val="00C060AB"/>
    <w:rsid w:val="00C06767"/>
    <w:rsid w:val="00C06DA5"/>
    <w:rsid w:val="00C1140B"/>
    <w:rsid w:val="00C11E03"/>
    <w:rsid w:val="00C12A42"/>
    <w:rsid w:val="00C1436F"/>
    <w:rsid w:val="00C14D97"/>
    <w:rsid w:val="00C164EA"/>
    <w:rsid w:val="00C227A4"/>
    <w:rsid w:val="00C23956"/>
    <w:rsid w:val="00C240F3"/>
    <w:rsid w:val="00C25B3D"/>
    <w:rsid w:val="00C26303"/>
    <w:rsid w:val="00C274C9"/>
    <w:rsid w:val="00C27531"/>
    <w:rsid w:val="00C30BB1"/>
    <w:rsid w:val="00C31CCA"/>
    <w:rsid w:val="00C32925"/>
    <w:rsid w:val="00C32F61"/>
    <w:rsid w:val="00C33260"/>
    <w:rsid w:val="00C33579"/>
    <w:rsid w:val="00C355DE"/>
    <w:rsid w:val="00C35FBF"/>
    <w:rsid w:val="00C402CD"/>
    <w:rsid w:val="00C404E4"/>
    <w:rsid w:val="00C423FA"/>
    <w:rsid w:val="00C42D2D"/>
    <w:rsid w:val="00C431E8"/>
    <w:rsid w:val="00C44976"/>
    <w:rsid w:val="00C44BED"/>
    <w:rsid w:val="00C45507"/>
    <w:rsid w:val="00C4564A"/>
    <w:rsid w:val="00C4682E"/>
    <w:rsid w:val="00C4763F"/>
    <w:rsid w:val="00C50254"/>
    <w:rsid w:val="00C50E07"/>
    <w:rsid w:val="00C5182A"/>
    <w:rsid w:val="00C51A7B"/>
    <w:rsid w:val="00C52132"/>
    <w:rsid w:val="00C537F8"/>
    <w:rsid w:val="00C5383C"/>
    <w:rsid w:val="00C53A66"/>
    <w:rsid w:val="00C55D06"/>
    <w:rsid w:val="00C56584"/>
    <w:rsid w:val="00C6069F"/>
    <w:rsid w:val="00C62BB6"/>
    <w:rsid w:val="00C63416"/>
    <w:rsid w:val="00C639A9"/>
    <w:rsid w:val="00C644AF"/>
    <w:rsid w:val="00C64574"/>
    <w:rsid w:val="00C66351"/>
    <w:rsid w:val="00C6672C"/>
    <w:rsid w:val="00C707A2"/>
    <w:rsid w:val="00C70F24"/>
    <w:rsid w:val="00C7135D"/>
    <w:rsid w:val="00C71448"/>
    <w:rsid w:val="00C7173C"/>
    <w:rsid w:val="00C71CE8"/>
    <w:rsid w:val="00C72103"/>
    <w:rsid w:val="00C72211"/>
    <w:rsid w:val="00C728E9"/>
    <w:rsid w:val="00C7413C"/>
    <w:rsid w:val="00C743F3"/>
    <w:rsid w:val="00C7498A"/>
    <w:rsid w:val="00C74FE0"/>
    <w:rsid w:val="00C77BE4"/>
    <w:rsid w:val="00C84DF7"/>
    <w:rsid w:val="00C8647B"/>
    <w:rsid w:val="00C874EB"/>
    <w:rsid w:val="00C905DC"/>
    <w:rsid w:val="00C92806"/>
    <w:rsid w:val="00C92A1D"/>
    <w:rsid w:val="00C932C0"/>
    <w:rsid w:val="00C9428F"/>
    <w:rsid w:val="00C94E24"/>
    <w:rsid w:val="00C96398"/>
    <w:rsid w:val="00C9678E"/>
    <w:rsid w:val="00C96BB3"/>
    <w:rsid w:val="00C97284"/>
    <w:rsid w:val="00C97934"/>
    <w:rsid w:val="00C97F01"/>
    <w:rsid w:val="00CA0269"/>
    <w:rsid w:val="00CA0A8A"/>
    <w:rsid w:val="00CA3C70"/>
    <w:rsid w:val="00CA42B8"/>
    <w:rsid w:val="00CA4B65"/>
    <w:rsid w:val="00CA5C17"/>
    <w:rsid w:val="00CA67DC"/>
    <w:rsid w:val="00CA7596"/>
    <w:rsid w:val="00CB0A6B"/>
    <w:rsid w:val="00CB1A23"/>
    <w:rsid w:val="00CB1C6C"/>
    <w:rsid w:val="00CB1E1B"/>
    <w:rsid w:val="00CB5294"/>
    <w:rsid w:val="00CB79AD"/>
    <w:rsid w:val="00CC044D"/>
    <w:rsid w:val="00CC0A26"/>
    <w:rsid w:val="00CC0B65"/>
    <w:rsid w:val="00CC124A"/>
    <w:rsid w:val="00CC179A"/>
    <w:rsid w:val="00CC271A"/>
    <w:rsid w:val="00CC3A72"/>
    <w:rsid w:val="00CC5E29"/>
    <w:rsid w:val="00CC6751"/>
    <w:rsid w:val="00CC6AD9"/>
    <w:rsid w:val="00CC6D1A"/>
    <w:rsid w:val="00CC7588"/>
    <w:rsid w:val="00CD2AF0"/>
    <w:rsid w:val="00CD2D67"/>
    <w:rsid w:val="00CD30E3"/>
    <w:rsid w:val="00CD349E"/>
    <w:rsid w:val="00CD38D8"/>
    <w:rsid w:val="00CD46BD"/>
    <w:rsid w:val="00CD48F7"/>
    <w:rsid w:val="00CD5110"/>
    <w:rsid w:val="00CD5FA2"/>
    <w:rsid w:val="00CD62AB"/>
    <w:rsid w:val="00CD7E70"/>
    <w:rsid w:val="00CE242D"/>
    <w:rsid w:val="00CE246B"/>
    <w:rsid w:val="00CE6FB5"/>
    <w:rsid w:val="00CE74BB"/>
    <w:rsid w:val="00CE768D"/>
    <w:rsid w:val="00CF04B6"/>
    <w:rsid w:val="00CF1468"/>
    <w:rsid w:val="00CF1B62"/>
    <w:rsid w:val="00CF3310"/>
    <w:rsid w:val="00CF341F"/>
    <w:rsid w:val="00CF390B"/>
    <w:rsid w:val="00CF69D3"/>
    <w:rsid w:val="00D002FA"/>
    <w:rsid w:val="00D0055E"/>
    <w:rsid w:val="00D021AA"/>
    <w:rsid w:val="00D026B4"/>
    <w:rsid w:val="00D02CAC"/>
    <w:rsid w:val="00D03E55"/>
    <w:rsid w:val="00D0464A"/>
    <w:rsid w:val="00D052CF"/>
    <w:rsid w:val="00D056DF"/>
    <w:rsid w:val="00D05C59"/>
    <w:rsid w:val="00D05CC1"/>
    <w:rsid w:val="00D0723F"/>
    <w:rsid w:val="00D10104"/>
    <w:rsid w:val="00D10B27"/>
    <w:rsid w:val="00D11FA3"/>
    <w:rsid w:val="00D120A9"/>
    <w:rsid w:val="00D12CB3"/>
    <w:rsid w:val="00D12E08"/>
    <w:rsid w:val="00D134C7"/>
    <w:rsid w:val="00D13D1D"/>
    <w:rsid w:val="00D13EEC"/>
    <w:rsid w:val="00D14D7A"/>
    <w:rsid w:val="00D152AF"/>
    <w:rsid w:val="00D15B91"/>
    <w:rsid w:val="00D15F99"/>
    <w:rsid w:val="00D16B83"/>
    <w:rsid w:val="00D17821"/>
    <w:rsid w:val="00D202C8"/>
    <w:rsid w:val="00D204AF"/>
    <w:rsid w:val="00D20816"/>
    <w:rsid w:val="00D2232C"/>
    <w:rsid w:val="00D22E80"/>
    <w:rsid w:val="00D23C39"/>
    <w:rsid w:val="00D23C3D"/>
    <w:rsid w:val="00D25518"/>
    <w:rsid w:val="00D26167"/>
    <w:rsid w:val="00D26938"/>
    <w:rsid w:val="00D26A0D"/>
    <w:rsid w:val="00D27F13"/>
    <w:rsid w:val="00D30691"/>
    <w:rsid w:val="00D31A82"/>
    <w:rsid w:val="00D31F85"/>
    <w:rsid w:val="00D33FF4"/>
    <w:rsid w:val="00D365A8"/>
    <w:rsid w:val="00D369F6"/>
    <w:rsid w:val="00D36FF2"/>
    <w:rsid w:val="00D378AC"/>
    <w:rsid w:val="00D37B04"/>
    <w:rsid w:val="00D4098B"/>
    <w:rsid w:val="00D418A4"/>
    <w:rsid w:val="00D41CD7"/>
    <w:rsid w:val="00D43DF5"/>
    <w:rsid w:val="00D44411"/>
    <w:rsid w:val="00D4550D"/>
    <w:rsid w:val="00D45D37"/>
    <w:rsid w:val="00D46942"/>
    <w:rsid w:val="00D47157"/>
    <w:rsid w:val="00D47493"/>
    <w:rsid w:val="00D50310"/>
    <w:rsid w:val="00D50934"/>
    <w:rsid w:val="00D51289"/>
    <w:rsid w:val="00D5170F"/>
    <w:rsid w:val="00D5340D"/>
    <w:rsid w:val="00D54782"/>
    <w:rsid w:val="00D54B7F"/>
    <w:rsid w:val="00D55A26"/>
    <w:rsid w:val="00D5722B"/>
    <w:rsid w:val="00D6059E"/>
    <w:rsid w:val="00D605DC"/>
    <w:rsid w:val="00D60D5B"/>
    <w:rsid w:val="00D618A3"/>
    <w:rsid w:val="00D62444"/>
    <w:rsid w:val="00D62449"/>
    <w:rsid w:val="00D62A65"/>
    <w:rsid w:val="00D62C65"/>
    <w:rsid w:val="00D62FEF"/>
    <w:rsid w:val="00D65817"/>
    <w:rsid w:val="00D65E7E"/>
    <w:rsid w:val="00D65E8C"/>
    <w:rsid w:val="00D7024C"/>
    <w:rsid w:val="00D719AB"/>
    <w:rsid w:val="00D72D4E"/>
    <w:rsid w:val="00D736E0"/>
    <w:rsid w:val="00D745EB"/>
    <w:rsid w:val="00D74CFF"/>
    <w:rsid w:val="00D75FE8"/>
    <w:rsid w:val="00D761E6"/>
    <w:rsid w:val="00D76459"/>
    <w:rsid w:val="00D76F09"/>
    <w:rsid w:val="00D80EA2"/>
    <w:rsid w:val="00D81516"/>
    <w:rsid w:val="00D82F69"/>
    <w:rsid w:val="00D83272"/>
    <w:rsid w:val="00D83783"/>
    <w:rsid w:val="00D83923"/>
    <w:rsid w:val="00D83AF3"/>
    <w:rsid w:val="00D83E21"/>
    <w:rsid w:val="00D85F97"/>
    <w:rsid w:val="00D86784"/>
    <w:rsid w:val="00D8779E"/>
    <w:rsid w:val="00D87BFA"/>
    <w:rsid w:val="00D90481"/>
    <w:rsid w:val="00D90CA0"/>
    <w:rsid w:val="00D90E0E"/>
    <w:rsid w:val="00D90F03"/>
    <w:rsid w:val="00D928A6"/>
    <w:rsid w:val="00D92BB0"/>
    <w:rsid w:val="00D935D6"/>
    <w:rsid w:val="00D9381F"/>
    <w:rsid w:val="00D93923"/>
    <w:rsid w:val="00D939EE"/>
    <w:rsid w:val="00D93E89"/>
    <w:rsid w:val="00D95417"/>
    <w:rsid w:val="00D95757"/>
    <w:rsid w:val="00DA0807"/>
    <w:rsid w:val="00DA12C9"/>
    <w:rsid w:val="00DA18D2"/>
    <w:rsid w:val="00DA2307"/>
    <w:rsid w:val="00DA2FA6"/>
    <w:rsid w:val="00DA3980"/>
    <w:rsid w:val="00DA5301"/>
    <w:rsid w:val="00DA5621"/>
    <w:rsid w:val="00DA6F77"/>
    <w:rsid w:val="00DB0EFC"/>
    <w:rsid w:val="00DB1BB2"/>
    <w:rsid w:val="00DB269E"/>
    <w:rsid w:val="00DB39B9"/>
    <w:rsid w:val="00DB3AAC"/>
    <w:rsid w:val="00DB3EBE"/>
    <w:rsid w:val="00DB4CE5"/>
    <w:rsid w:val="00DB4F2E"/>
    <w:rsid w:val="00DB7141"/>
    <w:rsid w:val="00DB751C"/>
    <w:rsid w:val="00DB78BC"/>
    <w:rsid w:val="00DB7BEE"/>
    <w:rsid w:val="00DC0376"/>
    <w:rsid w:val="00DC046E"/>
    <w:rsid w:val="00DC07E4"/>
    <w:rsid w:val="00DC0E5A"/>
    <w:rsid w:val="00DC138D"/>
    <w:rsid w:val="00DC2547"/>
    <w:rsid w:val="00DC2D58"/>
    <w:rsid w:val="00DC444F"/>
    <w:rsid w:val="00DC5FA4"/>
    <w:rsid w:val="00DC7F9E"/>
    <w:rsid w:val="00DD0B39"/>
    <w:rsid w:val="00DD0C85"/>
    <w:rsid w:val="00DD0ED7"/>
    <w:rsid w:val="00DD1F60"/>
    <w:rsid w:val="00DD24B6"/>
    <w:rsid w:val="00DD66B3"/>
    <w:rsid w:val="00DD7449"/>
    <w:rsid w:val="00DE16D2"/>
    <w:rsid w:val="00DE40B2"/>
    <w:rsid w:val="00DE6124"/>
    <w:rsid w:val="00DE6BEB"/>
    <w:rsid w:val="00DE7A96"/>
    <w:rsid w:val="00DF057D"/>
    <w:rsid w:val="00DF2B9D"/>
    <w:rsid w:val="00DF2EEA"/>
    <w:rsid w:val="00DF446A"/>
    <w:rsid w:val="00DF59A4"/>
    <w:rsid w:val="00DF5EB3"/>
    <w:rsid w:val="00DF62BB"/>
    <w:rsid w:val="00DF68F2"/>
    <w:rsid w:val="00DF792F"/>
    <w:rsid w:val="00DF7DB1"/>
    <w:rsid w:val="00E002E2"/>
    <w:rsid w:val="00E00DFA"/>
    <w:rsid w:val="00E013F1"/>
    <w:rsid w:val="00E01CB8"/>
    <w:rsid w:val="00E02565"/>
    <w:rsid w:val="00E04620"/>
    <w:rsid w:val="00E0481B"/>
    <w:rsid w:val="00E059BC"/>
    <w:rsid w:val="00E06275"/>
    <w:rsid w:val="00E06476"/>
    <w:rsid w:val="00E066F5"/>
    <w:rsid w:val="00E10C8A"/>
    <w:rsid w:val="00E11806"/>
    <w:rsid w:val="00E11DB7"/>
    <w:rsid w:val="00E12715"/>
    <w:rsid w:val="00E12E0E"/>
    <w:rsid w:val="00E15C81"/>
    <w:rsid w:val="00E164E6"/>
    <w:rsid w:val="00E16CC1"/>
    <w:rsid w:val="00E17CFD"/>
    <w:rsid w:val="00E20AB4"/>
    <w:rsid w:val="00E20AD1"/>
    <w:rsid w:val="00E238B2"/>
    <w:rsid w:val="00E24407"/>
    <w:rsid w:val="00E25BF7"/>
    <w:rsid w:val="00E262BD"/>
    <w:rsid w:val="00E276EA"/>
    <w:rsid w:val="00E308CF"/>
    <w:rsid w:val="00E313A3"/>
    <w:rsid w:val="00E33535"/>
    <w:rsid w:val="00E351B1"/>
    <w:rsid w:val="00E40D6F"/>
    <w:rsid w:val="00E423D4"/>
    <w:rsid w:val="00E45564"/>
    <w:rsid w:val="00E4609B"/>
    <w:rsid w:val="00E461D9"/>
    <w:rsid w:val="00E4716A"/>
    <w:rsid w:val="00E47665"/>
    <w:rsid w:val="00E51088"/>
    <w:rsid w:val="00E5303B"/>
    <w:rsid w:val="00E53A4B"/>
    <w:rsid w:val="00E544D3"/>
    <w:rsid w:val="00E548FE"/>
    <w:rsid w:val="00E55187"/>
    <w:rsid w:val="00E55CCC"/>
    <w:rsid w:val="00E55D1C"/>
    <w:rsid w:val="00E55EAC"/>
    <w:rsid w:val="00E56DE3"/>
    <w:rsid w:val="00E619AF"/>
    <w:rsid w:val="00E61AFC"/>
    <w:rsid w:val="00E61F30"/>
    <w:rsid w:val="00E627C4"/>
    <w:rsid w:val="00E62D0B"/>
    <w:rsid w:val="00E657B8"/>
    <w:rsid w:val="00E658DE"/>
    <w:rsid w:val="00E65A00"/>
    <w:rsid w:val="00E6671D"/>
    <w:rsid w:val="00E66A44"/>
    <w:rsid w:val="00E675F4"/>
    <w:rsid w:val="00E6776B"/>
    <w:rsid w:val="00E703B3"/>
    <w:rsid w:val="00E71245"/>
    <w:rsid w:val="00E72583"/>
    <w:rsid w:val="00E7349A"/>
    <w:rsid w:val="00E742AD"/>
    <w:rsid w:val="00E75F6F"/>
    <w:rsid w:val="00E7658F"/>
    <w:rsid w:val="00E76D3F"/>
    <w:rsid w:val="00E77DB1"/>
    <w:rsid w:val="00E808B6"/>
    <w:rsid w:val="00E82388"/>
    <w:rsid w:val="00E830EF"/>
    <w:rsid w:val="00E83966"/>
    <w:rsid w:val="00E83B25"/>
    <w:rsid w:val="00E84F47"/>
    <w:rsid w:val="00E855EC"/>
    <w:rsid w:val="00E8634B"/>
    <w:rsid w:val="00E86355"/>
    <w:rsid w:val="00E867BA"/>
    <w:rsid w:val="00E910BD"/>
    <w:rsid w:val="00E92592"/>
    <w:rsid w:val="00E9309C"/>
    <w:rsid w:val="00E93848"/>
    <w:rsid w:val="00E94845"/>
    <w:rsid w:val="00E97D52"/>
    <w:rsid w:val="00EA071F"/>
    <w:rsid w:val="00EA1587"/>
    <w:rsid w:val="00EA30C3"/>
    <w:rsid w:val="00EA41D7"/>
    <w:rsid w:val="00EA5986"/>
    <w:rsid w:val="00EA6E2F"/>
    <w:rsid w:val="00EA6E41"/>
    <w:rsid w:val="00EA71D2"/>
    <w:rsid w:val="00EB0152"/>
    <w:rsid w:val="00EB180C"/>
    <w:rsid w:val="00EB357D"/>
    <w:rsid w:val="00EB380B"/>
    <w:rsid w:val="00EB5A67"/>
    <w:rsid w:val="00EB622F"/>
    <w:rsid w:val="00EB7CCC"/>
    <w:rsid w:val="00EB7D8B"/>
    <w:rsid w:val="00EC0588"/>
    <w:rsid w:val="00EC3839"/>
    <w:rsid w:val="00EC41AB"/>
    <w:rsid w:val="00EC4463"/>
    <w:rsid w:val="00EC5537"/>
    <w:rsid w:val="00EC5CAD"/>
    <w:rsid w:val="00EC6DF7"/>
    <w:rsid w:val="00EC6F2B"/>
    <w:rsid w:val="00EC71AD"/>
    <w:rsid w:val="00EC760B"/>
    <w:rsid w:val="00EC7C76"/>
    <w:rsid w:val="00EC7DA8"/>
    <w:rsid w:val="00ED0DAF"/>
    <w:rsid w:val="00ED143D"/>
    <w:rsid w:val="00ED1F07"/>
    <w:rsid w:val="00ED27AC"/>
    <w:rsid w:val="00ED2B02"/>
    <w:rsid w:val="00ED2F4B"/>
    <w:rsid w:val="00ED4D43"/>
    <w:rsid w:val="00ED5195"/>
    <w:rsid w:val="00ED7217"/>
    <w:rsid w:val="00EE0AC0"/>
    <w:rsid w:val="00EE16FE"/>
    <w:rsid w:val="00EE1CBF"/>
    <w:rsid w:val="00EE1F54"/>
    <w:rsid w:val="00EE2085"/>
    <w:rsid w:val="00EE3516"/>
    <w:rsid w:val="00EE383C"/>
    <w:rsid w:val="00EE472B"/>
    <w:rsid w:val="00EE4FC7"/>
    <w:rsid w:val="00EE5B27"/>
    <w:rsid w:val="00EE6FE5"/>
    <w:rsid w:val="00EE73E3"/>
    <w:rsid w:val="00EF0ACB"/>
    <w:rsid w:val="00EF1254"/>
    <w:rsid w:val="00EF13DB"/>
    <w:rsid w:val="00EF16FC"/>
    <w:rsid w:val="00EF3FE5"/>
    <w:rsid w:val="00EF410D"/>
    <w:rsid w:val="00EF4623"/>
    <w:rsid w:val="00EF5C3E"/>
    <w:rsid w:val="00EF617B"/>
    <w:rsid w:val="00EF61F7"/>
    <w:rsid w:val="00EF7130"/>
    <w:rsid w:val="00F02741"/>
    <w:rsid w:val="00F038A8"/>
    <w:rsid w:val="00F04FCE"/>
    <w:rsid w:val="00F06090"/>
    <w:rsid w:val="00F06B19"/>
    <w:rsid w:val="00F104B0"/>
    <w:rsid w:val="00F10D9C"/>
    <w:rsid w:val="00F11CE7"/>
    <w:rsid w:val="00F11F7B"/>
    <w:rsid w:val="00F12622"/>
    <w:rsid w:val="00F14AD4"/>
    <w:rsid w:val="00F14D6E"/>
    <w:rsid w:val="00F15111"/>
    <w:rsid w:val="00F15D59"/>
    <w:rsid w:val="00F16A17"/>
    <w:rsid w:val="00F197C5"/>
    <w:rsid w:val="00F21515"/>
    <w:rsid w:val="00F21959"/>
    <w:rsid w:val="00F21B15"/>
    <w:rsid w:val="00F21FE1"/>
    <w:rsid w:val="00F221B9"/>
    <w:rsid w:val="00F22701"/>
    <w:rsid w:val="00F22844"/>
    <w:rsid w:val="00F22C4B"/>
    <w:rsid w:val="00F231BB"/>
    <w:rsid w:val="00F24AB4"/>
    <w:rsid w:val="00F26B9D"/>
    <w:rsid w:val="00F27820"/>
    <w:rsid w:val="00F30631"/>
    <w:rsid w:val="00F3104E"/>
    <w:rsid w:val="00F32FD1"/>
    <w:rsid w:val="00F33D07"/>
    <w:rsid w:val="00F35F37"/>
    <w:rsid w:val="00F36A11"/>
    <w:rsid w:val="00F36A85"/>
    <w:rsid w:val="00F36D39"/>
    <w:rsid w:val="00F37E16"/>
    <w:rsid w:val="00F37E50"/>
    <w:rsid w:val="00F40547"/>
    <w:rsid w:val="00F40863"/>
    <w:rsid w:val="00F41A87"/>
    <w:rsid w:val="00F431F6"/>
    <w:rsid w:val="00F44DB7"/>
    <w:rsid w:val="00F45489"/>
    <w:rsid w:val="00F46983"/>
    <w:rsid w:val="00F47B45"/>
    <w:rsid w:val="00F509E0"/>
    <w:rsid w:val="00F52F9D"/>
    <w:rsid w:val="00F536A0"/>
    <w:rsid w:val="00F56655"/>
    <w:rsid w:val="00F56B64"/>
    <w:rsid w:val="00F56CDF"/>
    <w:rsid w:val="00F63524"/>
    <w:rsid w:val="00F64715"/>
    <w:rsid w:val="00F655B0"/>
    <w:rsid w:val="00F67756"/>
    <w:rsid w:val="00F702B6"/>
    <w:rsid w:val="00F710B3"/>
    <w:rsid w:val="00F71980"/>
    <w:rsid w:val="00F72615"/>
    <w:rsid w:val="00F74F42"/>
    <w:rsid w:val="00F75250"/>
    <w:rsid w:val="00F75757"/>
    <w:rsid w:val="00F76721"/>
    <w:rsid w:val="00F805A6"/>
    <w:rsid w:val="00F806AA"/>
    <w:rsid w:val="00F8085A"/>
    <w:rsid w:val="00F8180E"/>
    <w:rsid w:val="00F81EAB"/>
    <w:rsid w:val="00F835B0"/>
    <w:rsid w:val="00F84456"/>
    <w:rsid w:val="00F853BF"/>
    <w:rsid w:val="00F85DF9"/>
    <w:rsid w:val="00F85E47"/>
    <w:rsid w:val="00F86CE9"/>
    <w:rsid w:val="00F87D07"/>
    <w:rsid w:val="00F90605"/>
    <w:rsid w:val="00F90C27"/>
    <w:rsid w:val="00F928C3"/>
    <w:rsid w:val="00F932E0"/>
    <w:rsid w:val="00F93F34"/>
    <w:rsid w:val="00F9423F"/>
    <w:rsid w:val="00F94C04"/>
    <w:rsid w:val="00F953A6"/>
    <w:rsid w:val="00F9657C"/>
    <w:rsid w:val="00F9670F"/>
    <w:rsid w:val="00FA0124"/>
    <w:rsid w:val="00FA0797"/>
    <w:rsid w:val="00FA1314"/>
    <w:rsid w:val="00FA35FB"/>
    <w:rsid w:val="00FA40BD"/>
    <w:rsid w:val="00FA497D"/>
    <w:rsid w:val="00FA49B3"/>
    <w:rsid w:val="00FA652D"/>
    <w:rsid w:val="00FA6CCB"/>
    <w:rsid w:val="00FA7B99"/>
    <w:rsid w:val="00FB0C05"/>
    <w:rsid w:val="00FB0EB6"/>
    <w:rsid w:val="00FB211E"/>
    <w:rsid w:val="00FB2145"/>
    <w:rsid w:val="00FB2736"/>
    <w:rsid w:val="00FB3D45"/>
    <w:rsid w:val="00FB44D5"/>
    <w:rsid w:val="00FB4612"/>
    <w:rsid w:val="00FB5554"/>
    <w:rsid w:val="00FB6315"/>
    <w:rsid w:val="00FB7306"/>
    <w:rsid w:val="00FC1D22"/>
    <w:rsid w:val="00FC5733"/>
    <w:rsid w:val="00FC5815"/>
    <w:rsid w:val="00FC5962"/>
    <w:rsid w:val="00FC5AD5"/>
    <w:rsid w:val="00FD0EB1"/>
    <w:rsid w:val="00FD1B66"/>
    <w:rsid w:val="00FD3141"/>
    <w:rsid w:val="00FD3B4F"/>
    <w:rsid w:val="00FD48C6"/>
    <w:rsid w:val="00FD6364"/>
    <w:rsid w:val="00FD6EEB"/>
    <w:rsid w:val="00FD74BC"/>
    <w:rsid w:val="00FE095C"/>
    <w:rsid w:val="00FE23E8"/>
    <w:rsid w:val="00FE27F2"/>
    <w:rsid w:val="00FE3092"/>
    <w:rsid w:val="00FE3539"/>
    <w:rsid w:val="00FE39F5"/>
    <w:rsid w:val="00FE4303"/>
    <w:rsid w:val="00FE58C9"/>
    <w:rsid w:val="00FE5997"/>
    <w:rsid w:val="00FE604E"/>
    <w:rsid w:val="00FE66B8"/>
    <w:rsid w:val="00FE675A"/>
    <w:rsid w:val="00FE723E"/>
    <w:rsid w:val="00FE7369"/>
    <w:rsid w:val="00FE7459"/>
    <w:rsid w:val="00FF0B01"/>
    <w:rsid w:val="00FF0E58"/>
    <w:rsid w:val="00FF15F6"/>
    <w:rsid w:val="00FF20A4"/>
    <w:rsid w:val="00FF2CD3"/>
    <w:rsid w:val="00FF33F7"/>
    <w:rsid w:val="00FF3838"/>
    <w:rsid w:val="00FF3972"/>
    <w:rsid w:val="00FF5843"/>
    <w:rsid w:val="00FF5EB0"/>
    <w:rsid w:val="00FF6951"/>
    <w:rsid w:val="00FF7277"/>
    <w:rsid w:val="01474EA9"/>
    <w:rsid w:val="0152FCE6"/>
    <w:rsid w:val="0168B27A"/>
    <w:rsid w:val="016E5F09"/>
    <w:rsid w:val="01C515E1"/>
    <w:rsid w:val="01CA1D38"/>
    <w:rsid w:val="01E14DF3"/>
    <w:rsid w:val="020665E4"/>
    <w:rsid w:val="020B7DE4"/>
    <w:rsid w:val="0210BF21"/>
    <w:rsid w:val="0239EE65"/>
    <w:rsid w:val="0250A110"/>
    <w:rsid w:val="026BEE55"/>
    <w:rsid w:val="02757A0A"/>
    <w:rsid w:val="028B6106"/>
    <w:rsid w:val="029FD1A6"/>
    <w:rsid w:val="02A1C84C"/>
    <w:rsid w:val="02A2A039"/>
    <w:rsid w:val="02BA3DC3"/>
    <w:rsid w:val="02F9B505"/>
    <w:rsid w:val="02FE66F2"/>
    <w:rsid w:val="030E2555"/>
    <w:rsid w:val="03279318"/>
    <w:rsid w:val="032EE7A9"/>
    <w:rsid w:val="033BE025"/>
    <w:rsid w:val="0354E131"/>
    <w:rsid w:val="03626406"/>
    <w:rsid w:val="036A7F63"/>
    <w:rsid w:val="038101FE"/>
    <w:rsid w:val="03837060"/>
    <w:rsid w:val="03DCD607"/>
    <w:rsid w:val="03DF10E4"/>
    <w:rsid w:val="03F6FEAA"/>
    <w:rsid w:val="03FEC5FD"/>
    <w:rsid w:val="040E3684"/>
    <w:rsid w:val="0428EF4F"/>
    <w:rsid w:val="042F8403"/>
    <w:rsid w:val="04382A47"/>
    <w:rsid w:val="044838F8"/>
    <w:rsid w:val="044A1B18"/>
    <w:rsid w:val="044DBEC5"/>
    <w:rsid w:val="044F8B0A"/>
    <w:rsid w:val="044F8B15"/>
    <w:rsid w:val="04731EF5"/>
    <w:rsid w:val="04802590"/>
    <w:rsid w:val="0487970D"/>
    <w:rsid w:val="048AA1C7"/>
    <w:rsid w:val="0499041A"/>
    <w:rsid w:val="04A3A31C"/>
    <w:rsid w:val="04C47C4D"/>
    <w:rsid w:val="04D27D37"/>
    <w:rsid w:val="04D68636"/>
    <w:rsid w:val="050B41C6"/>
    <w:rsid w:val="0521B4EF"/>
    <w:rsid w:val="0551C35C"/>
    <w:rsid w:val="0557F43E"/>
    <w:rsid w:val="0582E743"/>
    <w:rsid w:val="0599319E"/>
    <w:rsid w:val="05A4A6B5"/>
    <w:rsid w:val="05F57FF6"/>
    <w:rsid w:val="0600C396"/>
    <w:rsid w:val="06060499"/>
    <w:rsid w:val="060765E1"/>
    <w:rsid w:val="060CE524"/>
    <w:rsid w:val="062FBE12"/>
    <w:rsid w:val="06389E6B"/>
    <w:rsid w:val="063FCC29"/>
    <w:rsid w:val="065E5DA9"/>
    <w:rsid w:val="068B5735"/>
    <w:rsid w:val="068F5221"/>
    <w:rsid w:val="069F1B04"/>
    <w:rsid w:val="06AFAFC5"/>
    <w:rsid w:val="06B04B0E"/>
    <w:rsid w:val="06C07B66"/>
    <w:rsid w:val="06C7C129"/>
    <w:rsid w:val="06CFFCD0"/>
    <w:rsid w:val="06DFC6DA"/>
    <w:rsid w:val="07018BC6"/>
    <w:rsid w:val="0748EB2D"/>
    <w:rsid w:val="07884BC3"/>
    <w:rsid w:val="07AC7BD7"/>
    <w:rsid w:val="07C24289"/>
    <w:rsid w:val="07CE4448"/>
    <w:rsid w:val="07E6EEAF"/>
    <w:rsid w:val="07FBE086"/>
    <w:rsid w:val="08094CFB"/>
    <w:rsid w:val="081B3631"/>
    <w:rsid w:val="081D1A46"/>
    <w:rsid w:val="082C6961"/>
    <w:rsid w:val="085B64AF"/>
    <w:rsid w:val="087A23DC"/>
    <w:rsid w:val="08849BFA"/>
    <w:rsid w:val="08A7A605"/>
    <w:rsid w:val="08B418A0"/>
    <w:rsid w:val="08B53E36"/>
    <w:rsid w:val="08BF2A87"/>
    <w:rsid w:val="08E4BB8E"/>
    <w:rsid w:val="09199DE7"/>
    <w:rsid w:val="0929DDE2"/>
    <w:rsid w:val="09359D64"/>
    <w:rsid w:val="0944EA8D"/>
    <w:rsid w:val="0950B079"/>
    <w:rsid w:val="09523899"/>
    <w:rsid w:val="0959A910"/>
    <w:rsid w:val="09619F1A"/>
    <w:rsid w:val="0961DA66"/>
    <w:rsid w:val="09674920"/>
    <w:rsid w:val="096962B2"/>
    <w:rsid w:val="0991899A"/>
    <w:rsid w:val="0992D7DB"/>
    <w:rsid w:val="099FB928"/>
    <w:rsid w:val="09A0E2DA"/>
    <w:rsid w:val="09B828BE"/>
    <w:rsid w:val="09B93E74"/>
    <w:rsid w:val="0A18E7C8"/>
    <w:rsid w:val="0A18F3F1"/>
    <w:rsid w:val="0A4F0A22"/>
    <w:rsid w:val="0A5F0E45"/>
    <w:rsid w:val="0A64BFE5"/>
    <w:rsid w:val="0A6A187B"/>
    <w:rsid w:val="0A72A626"/>
    <w:rsid w:val="0A840B4C"/>
    <w:rsid w:val="0A8FD05B"/>
    <w:rsid w:val="0A9586C9"/>
    <w:rsid w:val="0AA0ADF1"/>
    <w:rsid w:val="0AAC5D42"/>
    <w:rsid w:val="0ACEA113"/>
    <w:rsid w:val="0AD2800F"/>
    <w:rsid w:val="0AD2946E"/>
    <w:rsid w:val="0AD88A92"/>
    <w:rsid w:val="0AE41451"/>
    <w:rsid w:val="0AEF283C"/>
    <w:rsid w:val="0B0FE8B0"/>
    <w:rsid w:val="0B337E9D"/>
    <w:rsid w:val="0B3D42CA"/>
    <w:rsid w:val="0B4FBBD9"/>
    <w:rsid w:val="0B736A07"/>
    <w:rsid w:val="0BC12E08"/>
    <w:rsid w:val="0BD2CF3F"/>
    <w:rsid w:val="0BE5ABEE"/>
    <w:rsid w:val="0BE9E9E9"/>
    <w:rsid w:val="0BF7B3ED"/>
    <w:rsid w:val="0BFA29B7"/>
    <w:rsid w:val="0BFE449F"/>
    <w:rsid w:val="0C0E98C8"/>
    <w:rsid w:val="0C12695A"/>
    <w:rsid w:val="0C5C8F32"/>
    <w:rsid w:val="0C5EF7CB"/>
    <w:rsid w:val="0C6A717B"/>
    <w:rsid w:val="0C754C80"/>
    <w:rsid w:val="0C79C0E8"/>
    <w:rsid w:val="0C7C8B4F"/>
    <w:rsid w:val="0C87706A"/>
    <w:rsid w:val="0C90E0E4"/>
    <w:rsid w:val="0C95B3AC"/>
    <w:rsid w:val="0CB3E6C8"/>
    <w:rsid w:val="0CC285F5"/>
    <w:rsid w:val="0CCAF6E4"/>
    <w:rsid w:val="0CD2BE03"/>
    <w:rsid w:val="0CD91DDC"/>
    <w:rsid w:val="0CEC9D18"/>
    <w:rsid w:val="0CED7CEB"/>
    <w:rsid w:val="0D0B1B68"/>
    <w:rsid w:val="0D0C4808"/>
    <w:rsid w:val="0D45AEA0"/>
    <w:rsid w:val="0D69C26C"/>
    <w:rsid w:val="0D75E990"/>
    <w:rsid w:val="0D93AD74"/>
    <w:rsid w:val="0DA236F2"/>
    <w:rsid w:val="0DAB2F48"/>
    <w:rsid w:val="0DC20D4E"/>
    <w:rsid w:val="0DD8BB64"/>
    <w:rsid w:val="0DDEA28C"/>
    <w:rsid w:val="0DF1CAE3"/>
    <w:rsid w:val="0DF3DBD2"/>
    <w:rsid w:val="0E051707"/>
    <w:rsid w:val="0E057140"/>
    <w:rsid w:val="0E06D3BE"/>
    <w:rsid w:val="0E31840D"/>
    <w:rsid w:val="0E32EE6B"/>
    <w:rsid w:val="0E393F7C"/>
    <w:rsid w:val="0E395044"/>
    <w:rsid w:val="0E481B36"/>
    <w:rsid w:val="0E55DE80"/>
    <w:rsid w:val="0E580324"/>
    <w:rsid w:val="0E660005"/>
    <w:rsid w:val="0E6C4D0E"/>
    <w:rsid w:val="0E7B1A69"/>
    <w:rsid w:val="0E837DCB"/>
    <w:rsid w:val="0E922AEE"/>
    <w:rsid w:val="0EBBF47D"/>
    <w:rsid w:val="0EC28C4F"/>
    <w:rsid w:val="0EED1F35"/>
    <w:rsid w:val="0EFF3960"/>
    <w:rsid w:val="0F16CC06"/>
    <w:rsid w:val="0F24C9E0"/>
    <w:rsid w:val="0F347A3F"/>
    <w:rsid w:val="0F3BE671"/>
    <w:rsid w:val="0F465A53"/>
    <w:rsid w:val="0F697282"/>
    <w:rsid w:val="0F6C21E9"/>
    <w:rsid w:val="0F7849A6"/>
    <w:rsid w:val="0FA0062D"/>
    <w:rsid w:val="0FA5E203"/>
    <w:rsid w:val="0FBA5E67"/>
    <w:rsid w:val="0FC824A5"/>
    <w:rsid w:val="0FDC3148"/>
    <w:rsid w:val="101742E9"/>
    <w:rsid w:val="1050EFF1"/>
    <w:rsid w:val="10665CAC"/>
    <w:rsid w:val="107D2200"/>
    <w:rsid w:val="108E1F20"/>
    <w:rsid w:val="10B5D243"/>
    <w:rsid w:val="10BED098"/>
    <w:rsid w:val="10E8FCFB"/>
    <w:rsid w:val="10EF73CE"/>
    <w:rsid w:val="112EB7B1"/>
    <w:rsid w:val="1146A7E7"/>
    <w:rsid w:val="1153D784"/>
    <w:rsid w:val="115553AE"/>
    <w:rsid w:val="11584C42"/>
    <w:rsid w:val="11665AA8"/>
    <w:rsid w:val="116B5A76"/>
    <w:rsid w:val="116F5384"/>
    <w:rsid w:val="1185A57A"/>
    <w:rsid w:val="11AD51CA"/>
    <w:rsid w:val="11C59D11"/>
    <w:rsid w:val="11E5ADC6"/>
    <w:rsid w:val="11EDD2E8"/>
    <w:rsid w:val="11FC78BA"/>
    <w:rsid w:val="12137CF0"/>
    <w:rsid w:val="1219856C"/>
    <w:rsid w:val="1238C512"/>
    <w:rsid w:val="124B1AA9"/>
    <w:rsid w:val="1250BE23"/>
    <w:rsid w:val="12597FC9"/>
    <w:rsid w:val="125A8C83"/>
    <w:rsid w:val="125FF235"/>
    <w:rsid w:val="12781265"/>
    <w:rsid w:val="129D57EB"/>
    <w:rsid w:val="12A8F9A8"/>
    <w:rsid w:val="12E0AF6B"/>
    <w:rsid w:val="12EC0265"/>
    <w:rsid w:val="1304F530"/>
    <w:rsid w:val="131602DE"/>
    <w:rsid w:val="131B93F5"/>
    <w:rsid w:val="132568D1"/>
    <w:rsid w:val="13362A31"/>
    <w:rsid w:val="1340B3F3"/>
    <w:rsid w:val="134738A8"/>
    <w:rsid w:val="134983C5"/>
    <w:rsid w:val="1351B985"/>
    <w:rsid w:val="1377DF50"/>
    <w:rsid w:val="1379ABBA"/>
    <w:rsid w:val="13807556"/>
    <w:rsid w:val="1386E47C"/>
    <w:rsid w:val="139D091D"/>
    <w:rsid w:val="13AF8C57"/>
    <w:rsid w:val="13B0D65D"/>
    <w:rsid w:val="13D23A69"/>
    <w:rsid w:val="13FA9BF1"/>
    <w:rsid w:val="13FCA951"/>
    <w:rsid w:val="13FDA3DD"/>
    <w:rsid w:val="140334CD"/>
    <w:rsid w:val="140D8FDF"/>
    <w:rsid w:val="141AE3C8"/>
    <w:rsid w:val="1446B6ED"/>
    <w:rsid w:val="14576CDD"/>
    <w:rsid w:val="146013D5"/>
    <w:rsid w:val="147B5AB5"/>
    <w:rsid w:val="147BF3CF"/>
    <w:rsid w:val="147F73F0"/>
    <w:rsid w:val="14AE97AC"/>
    <w:rsid w:val="14B45C5A"/>
    <w:rsid w:val="14C97361"/>
    <w:rsid w:val="14D6BAA4"/>
    <w:rsid w:val="14F3D029"/>
    <w:rsid w:val="1558ACE3"/>
    <w:rsid w:val="155CBE8A"/>
    <w:rsid w:val="157EAD38"/>
    <w:rsid w:val="15812ECD"/>
    <w:rsid w:val="158CC3AB"/>
    <w:rsid w:val="1594E508"/>
    <w:rsid w:val="15A8D524"/>
    <w:rsid w:val="15AFB56C"/>
    <w:rsid w:val="15DC24E2"/>
    <w:rsid w:val="1601977F"/>
    <w:rsid w:val="160C3350"/>
    <w:rsid w:val="162A7D8A"/>
    <w:rsid w:val="162AF674"/>
    <w:rsid w:val="162BD2F8"/>
    <w:rsid w:val="162CA398"/>
    <w:rsid w:val="163B161E"/>
    <w:rsid w:val="16425082"/>
    <w:rsid w:val="164996D9"/>
    <w:rsid w:val="164FD3F0"/>
    <w:rsid w:val="16512B77"/>
    <w:rsid w:val="1657909E"/>
    <w:rsid w:val="167F78E9"/>
    <w:rsid w:val="169DD92C"/>
    <w:rsid w:val="16D3412E"/>
    <w:rsid w:val="16D64332"/>
    <w:rsid w:val="16DD82A4"/>
    <w:rsid w:val="16E18259"/>
    <w:rsid w:val="16E6CC51"/>
    <w:rsid w:val="16F1393E"/>
    <w:rsid w:val="16F2CED1"/>
    <w:rsid w:val="17048B40"/>
    <w:rsid w:val="1705D3A9"/>
    <w:rsid w:val="170619DF"/>
    <w:rsid w:val="1707796B"/>
    <w:rsid w:val="171F7E64"/>
    <w:rsid w:val="17249F2D"/>
    <w:rsid w:val="172899B8"/>
    <w:rsid w:val="172D5FB5"/>
    <w:rsid w:val="1731223F"/>
    <w:rsid w:val="17409980"/>
    <w:rsid w:val="1764675F"/>
    <w:rsid w:val="176579FB"/>
    <w:rsid w:val="176D45C3"/>
    <w:rsid w:val="1781CBF0"/>
    <w:rsid w:val="179B377F"/>
    <w:rsid w:val="17A1B384"/>
    <w:rsid w:val="17A59B16"/>
    <w:rsid w:val="17A7C154"/>
    <w:rsid w:val="17AD9E78"/>
    <w:rsid w:val="17B166A3"/>
    <w:rsid w:val="17C9E726"/>
    <w:rsid w:val="17D6664B"/>
    <w:rsid w:val="180A2C91"/>
    <w:rsid w:val="180E5D30"/>
    <w:rsid w:val="1818E19F"/>
    <w:rsid w:val="182DC454"/>
    <w:rsid w:val="1839A98D"/>
    <w:rsid w:val="183A7872"/>
    <w:rsid w:val="18409CC5"/>
    <w:rsid w:val="1858CCB5"/>
    <w:rsid w:val="18696E95"/>
    <w:rsid w:val="189F0C7E"/>
    <w:rsid w:val="18B489A3"/>
    <w:rsid w:val="18B75D74"/>
    <w:rsid w:val="18BDCA47"/>
    <w:rsid w:val="18C07E89"/>
    <w:rsid w:val="18D9F266"/>
    <w:rsid w:val="18EE4D37"/>
    <w:rsid w:val="190DB544"/>
    <w:rsid w:val="1910DD76"/>
    <w:rsid w:val="191196EF"/>
    <w:rsid w:val="19249913"/>
    <w:rsid w:val="192BAFAA"/>
    <w:rsid w:val="193A74A4"/>
    <w:rsid w:val="195F0E2D"/>
    <w:rsid w:val="1974F8E3"/>
    <w:rsid w:val="1981E307"/>
    <w:rsid w:val="19869C83"/>
    <w:rsid w:val="198FFA11"/>
    <w:rsid w:val="19942ADF"/>
    <w:rsid w:val="19C7D35F"/>
    <w:rsid w:val="19D579EE"/>
    <w:rsid w:val="19DA6E8F"/>
    <w:rsid w:val="19E949AA"/>
    <w:rsid w:val="1A086B96"/>
    <w:rsid w:val="1A1A60AE"/>
    <w:rsid w:val="1A26A9A7"/>
    <w:rsid w:val="1A590D0F"/>
    <w:rsid w:val="1A622DD2"/>
    <w:rsid w:val="1A7AF6D9"/>
    <w:rsid w:val="1A93F19A"/>
    <w:rsid w:val="1A972E1A"/>
    <w:rsid w:val="1A9C847C"/>
    <w:rsid w:val="1AAB4A5D"/>
    <w:rsid w:val="1AC0DBD2"/>
    <w:rsid w:val="1AC50AB1"/>
    <w:rsid w:val="1ACA64DD"/>
    <w:rsid w:val="1ADB4DC7"/>
    <w:rsid w:val="1AE53162"/>
    <w:rsid w:val="1AF117B1"/>
    <w:rsid w:val="1B12E157"/>
    <w:rsid w:val="1B17FD5F"/>
    <w:rsid w:val="1B1A2A42"/>
    <w:rsid w:val="1B2FBC30"/>
    <w:rsid w:val="1B492BF9"/>
    <w:rsid w:val="1B670B21"/>
    <w:rsid w:val="1B7830F6"/>
    <w:rsid w:val="1B79AF43"/>
    <w:rsid w:val="1B7CF4FC"/>
    <w:rsid w:val="1B7DC34B"/>
    <w:rsid w:val="1B87260C"/>
    <w:rsid w:val="1BA10F57"/>
    <w:rsid w:val="1BB7D81F"/>
    <w:rsid w:val="1BD463A0"/>
    <w:rsid w:val="1BD6A0BB"/>
    <w:rsid w:val="1BDC0521"/>
    <w:rsid w:val="1BDC4F80"/>
    <w:rsid w:val="1BDD2C83"/>
    <w:rsid w:val="1BE7FC72"/>
    <w:rsid w:val="1BEC173D"/>
    <w:rsid w:val="1BF2A190"/>
    <w:rsid w:val="1C22624C"/>
    <w:rsid w:val="1C2A7A27"/>
    <w:rsid w:val="1C425930"/>
    <w:rsid w:val="1C4B16BB"/>
    <w:rsid w:val="1C5E537D"/>
    <w:rsid w:val="1C7592EC"/>
    <w:rsid w:val="1C87AC70"/>
    <w:rsid w:val="1C8E3ED1"/>
    <w:rsid w:val="1C9DCD06"/>
    <w:rsid w:val="1CA71080"/>
    <w:rsid w:val="1CC5BB49"/>
    <w:rsid w:val="1CEB3816"/>
    <w:rsid w:val="1CF29D6B"/>
    <w:rsid w:val="1D0B8305"/>
    <w:rsid w:val="1D41236F"/>
    <w:rsid w:val="1D41EF90"/>
    <w:rsid w:val="1D52AB26"/>
    <w:rsid w:val="1D591671"/>
    <w:rsid w:val="1D6CE508"/>
    <w:rsid w:val="1D712F1D"/>
    <w:rsid w:val="1D88AAF3"/>
    <w:rsid w:val="1D8EC842"/>
    <w:rsid w:val="1DA38D16"/>
    <w:rsid w:val="1DAC9669"/>
    <w:rsid w:val="1DC413F2"/>
    <w:rsid w:val="1DC520E5"/>
    <w:rsid w:val="1DD28438"/>
    <w:rsid w:val="1DD35F0A"/>
    <w:rsid w:val="1E0849E8"/>
    <w:rsid w:val="1E1B6C7B"/>
    <w:rsid w:val="1E20C3EC"/>
    <w:rsid w:val="1E2EB402"/>
    <w:rsid w:val="1E48659C"/>
    <w:rsid w:val="1E62432B"/>
    <w:rsid w:val="1E767516"/>
    <w:rsid w:val="1EA497DD"/>
    <w:rsid w:val="1EBB94AA"/>
    <w:rsid w:val="1EBF87BC"/>
    <w:rsid w:val="1ED9F016"/>
    <w:rsid w:val="1EF4B330"/>
    <w:rsid w:val="1F0A8881"/>
    <w:rsid w:val="1F20267B"/>
    <w:rsid w:val="1F2C08A5"/>
    <w:rsid w:val="1F8DCCA2"/>
    <w:rsid w:val="1F8E2C66"/>
    <w:rsid w:val="1FAC311B"/>
    <w:rsid w:val="1FAE513A"/>
    <w:rsid w:val="1FAEF24D"/>
    <w:rsid w:val="1FB20C7C"/>
    <w:rsid w:val="200B5AF6"/>
    <w:rsid w:val="20220065"/>
    <w:rsid w:val="202EFBBA"/>
    <w:rsid w:val="202F2235"/>
    <w:rsid w:val="203B2573"/>
    <w:rsid w:val="20622319"/>
    <w:rsid w:val="206F1FD1"/>
    <w:rsid w:val="2071DB77"/>
    <w:rsid w:val="2073E067"/>
    <w:rsid w:val="20A09B93"/>
    <w:rsid w:val="20B84673"/>
    <w:rsid w:val="20B8EE39"/>
    <w:rsid w:val="20C2728B"/>
    <w:rsid w:val="20D970D2"/>
    <w:rsid w:val="20E89950"/>
    <w:rsid w:val="20F93707"/>
    <w:rsid w:val="210386C1"/>
    <w:rsid w:val="21045301"/>
    <w:rsid w:val="211C0339"/>
    <w:rsid w:val="212CA1CA"/>
    <w:rsid w:val="2134B192"/>
    <w:rsid w:val="214060A9"/>
    <w:rsid w:val="2141446A"/>
    <w:rsid w:val="21895C07"/>
    <w:rsid w:val="21B01848"/>
    <w:rsid w:val="21B4E80C"/>
    <w:rsid w:val="21BB63F3"/>
    <w:rsid w:val="21BB7DC0"/>
    <w:rsid w:val="21BD2866"/>
    <w:rsid w:val="21F853DC"/>
    <w:rsid w:val="21FECEA1"/>
    <w:rsid w:val="221F27BF"/>
    <w:rsid w:val="2251E21B"/>
    <w:rsid w:val="22A4A7AA"/>
    <w:rsid w:val="22AC2CBD"/>
    <w:rsid w:val="22B25852"/>
    <w:rsid w:val="22CED267"/>
    <w:rsid w:val="22DBF666"/>
    <w:rsid w:val="22E2A7F2"/>
    <w:rsid w:val="22F4E77B"/>
    <w:rsid w:val="23098A52"/>
    <w:rsid w:val="230B42E9"/>
    <w:rsid w:val="23205BA5"/>
    <w:rsid w:val="23459101"/>
    <w:rsid w:val="234CA095"/>
    <w:rsid w:val="236A9632"/>
    <w:rsid w:val="236C43F3"/>
    <w:rsid w:val="23700CCC"/>
    <w:rsid w:val="239B981B"/>
    <w:rsid w:val="23A4B737"/>
    <w:rsid w:val="23AADF76"/>
    <w:rsid w:val="23B36BE4"/>
    <w:rsid w:val="23CF530A"/>
    <w:rsid w:val="23DBACB7"/>
    <w:rsid w:val="23E3309A"/>
    <w:rsid w:val="23E41412"/>
    <w:rsid w:val="24111194"/>
    <w:rsid w:val="2412634D"/>
    <w:rsid w:val="2419744E"/>
    <w:rsid w:val="24263EB2"/>
    <w:rsid w:val="2430EFA0"/>
    <w:rsid w:val="244635D3"/>
    <w:rsid w:val="244B452B"/>
    <w:rsid w:val="246D2712"/>
    <w:rsid w:val="246D83BB"/>
    <w:rsid w:val="248E95C6"/>
    <w:rsid w:val="249C1DC7"/>
    <w:rsid w:val="24A028C9"/>
    <w:rsid w:val="24B3E591"/>
    <w:rsid w:val="24F5D879"/>
    <w:rsid w:val="24F954C2"/>
    <w:rsid w:val="2512F93B"/>
    <w:rsid w:val="2528D559"/>
    <w:rsid w:val="2532E78D"/>
    <w:rsid w:val="253E5CFB"/>
    <w:rsid w:val="25462D25"/>
    <w:rsid w:val="2546669B"/>
    <w:rsid w:val="255FB60A"/>
    <w:rsid w:val="25805CC7"/>
    <w:rsid w:val="25A76112"/>
    <w:rsid w:val="25AB3AA8"/>
    <w:rsid w:val="25F63982"/>
    <w:rsid w:val="25F76783"/>
    <w:rsid w:val="2602E007"/>
    <w:rsid w:val="26077F5C"/>
    <w:rsid w:val="2615EA64"/>
    <w:rsid w:val="26518B8D"/>
    <w:rsid w:val="26532C62"/>
    <w:rsid w:val="26552468"/>
    <w:rsid w:val="26558238"/>
    <w:rsid w:val="2677F0AB"/>
    <w:rsid w:val="26838192"/>
    <w:rsid w:val="2688C411"/>
    <w:rsid w:val="26B31986"/>
    <w:rsid w:val="26B35281"/>
    <w:rsid w:val="26B3D4A9"/>
    <w:rsid w:val="26BCFBAA"/>
    <w:rsid w:val="26BDE160"/>
    <w:rsid w:val="26D100E3"/>
    <w:rsid w:val="26E425E9"/>
    <w:rsid w:val="2714851B"/>
    <w:rsid w:val="27185660"/>
    <w:rsid w:val="271BB4D4"/>
    <w:rsid w:val="27230F2E"/>
    <w:rsid w:val="27246456"/>
    <w:rsid w:val="2745663A"/>
    <w:rsid w:val="277FF90B"/>
    <w:rsid w:val="27A7F391"/>
    <w:rsid w:val="27BC008C"/>
    <w:rsid w:val="27C5E267"/>
    <w:rsid w:val="27D8CF74"/>
    <w:rsid w:val="27FD7BC5"/>
    <w:rsid w:val="281F231B"/>
    <w:rsid w:val="2825661C"/>
    <w:rsid w:val="2828CCF9"/>
    <w:rsid w:val="28617045"/>
    <w:rsid w:val="2878CECA"/>
    <w:rsid w:val="2885BE23"/>
    <w:rsid w:val="28C716BC"/>
    <w:rsid w:val="28F0E9BD"/>
    <w:rsid w:val="2911886D"/>
    <w:rsid w:val="292A1ECA"/>
    <w:rsid w:val="293B58A8"/>
    <w:rsid w:val="2951FB72"/>
    <w:rsid w:val="2952996A"/>
    <w:rsid w:val="2953E3D8"/>
    <w:rsid w:val="2959DEDD"/>
    <w:rsid w:val="29607D1D"/>
    <w:rsid w:val="29629A0F"/>
    <w:rsid w:val="299A285F"/>
    <w:rsid w:val="29AC9AF1"/>
    <w:rsid w:val="29B4ED20"/>
    <w:rsid w:val="29D5A294"/>
    <w:rsid w:val="29D912B8"/>
    <w:rsid w:val="29E9F736"/>
    <w:rsid w:val="2A2CA02B"/>
    <w:rsid w:val="2A663BB6"/>
    <w:rsid w:val="2A8F6886"/>
    <w:rsid w:val="2A9328CA"/>
    <w:rsid w:val="2AA9C2E4"/>
    <w:rsid w:val="2AB10B00"/>
    <w:rsid w:val="2AE4D4B5"/>
    <w:rsid w:val="2B0CBA7D"/>
    <w:rsid w:val="2B112800"/>
    <w:rsid w:val="2B189314"/>
    <w:rsid w:val="2B4BBAF1"/>
    <w:rsid w:val="2B4E6D9C"/>
    <w:rsid w:val="2B72C079"/>
    <w:rsid w:val="2B799A7A"/>
    <w:rsid w:val="2B8A6C01"/>
    <w:rsid w:val="2BC7F449"/>
    <w:rsid w:val="2BC9D4B4"/>
    <w:rsid w:val="2BD44CA6"/>
    <w:rsid w:val="2BE30204"/>
    <w:rsid w:val="2BE8972C"/>
    <w:rsid w:val="2BE89D81"/>
    <w:rsid w:val="2BEF25F7"/>
    <w:rsid w:val="2BF8C267"/>
    <w:rsid w:val="2C206832"/>
    <w:rsid w:val="2C65D0EE"/>
    <w:rsid w:val="2C7524D8"/>
    <w:rsid w:val="2C832985"/>
    <w:rsid w:val="2C88EBE5"/>
    <w:rsid w:val="2C952375"/>
    <w:rsid w:val="2C991FBB"/>
    <w:rsid w:val="2CC2806D"/>
    <w:rsid w:val="2CCE301D"/>
    <w:rsid w:val="2CE856F8"/>
    <w:rsid w:val="2D2357E1"/>
    <w:rsid w:val="2D337B2B"/>
    <w:rsid w:val="2D4ACE77"/>
    <w:rsid w:val="2D50D9BB"/>
    <w:rsid w:val="2D9C95D6"/>
    <w:rsid w:val="2DA78F40"/>
    <w:rsid w:val="2DB5F02C"/>
    <w:rsid w:val="2DBB1878"/>
    <w:rsid w:val="2DD7F312"/>
    <w:rsid w:val="2DD917B2"/>
    <w:rsid w:val="2DE7B952"/>
    <w:rsid w:val="2DF30DD8"/>
    <w:rsid w:val="2DFBD1B8"/>
    <w:rsid w:val="2DFD217B"/>
    <w:rsid w:val="2E09AF15"/>
    <w:rsid w:val="2E1180C1"/>
    <w:rsid w:val="2E1815FC"/>
    <w:rsid w:val="2E33D5AC"/>
    <w:rsid w:val="2E3CE384"/>
    <w:rsid w:val="2E6B8F3A"/>
    <w:rsid w:val="2E826214"/>
    <w:rsid w:val="2E8EE412"/>
    <w:rsid w:val="2EA28192"/>
    <w:rsid w:val="2EC84287"/>
    <w:rsid w:val="2ED63388"/>
    <w:rsid w:val="2EED7208"/>
    <w:rsid w:val="2F15C1B9"/>
    <w:rsid w:val="2F25D30E"/>
    <w:rsid w:val="2F30CA94"/>
    <w:rsid w:val="2F40F50A"/>
    <w:rsid w:val="2F637057"/>
    <w:rsid w:val="2F7F50B6"/>
    <w:rsid w:val="2F8D4047"/>
    <w:rsid w:val="2FB4CE39"/>
    <w:rsid w:val="2FC378F2"/>
    <w:rsid w:val="2FCC684B"/>
    <w:rsid w:val="2FD732D2"/>
    <w:rsid w:val="2FE861C7"/>
    <w:rsid w:val="30043507"/>
    <w:rsid w:val="301D8CB5"/>
    <w:rsid w:val="301F3FB4"/>
    <w:rsid w:val="3022975E"/>
    <w:rsid w:val="3030B02C"/>
    <w:rsid w:val="3041B6DF"/>
    <w:rsid w:val="30511585"/>
    <w:rsid w:val="3069201B"/>
    <w:rsid w:val="306E9991"/>
    <w:rsid w:val="30845F5D"/>
    <w:rsid w:val="30998AAB"/>
    <w:rsid w:val="309ED7A1"/>
    <w:rsid w:val="30B0E6B7"/>
    <w:rsid w:val="30B414CF"/>
    <w:rsid w:val="30C2971A"/>
    <w:rsid w:val="30D694CC"/>
    <w:rsid w:val="30E1FF42"/>
    <w:rsid w:val="31070DFF"/>
    <w:rsid w:val="311FA077"/>
    <w:rsid w:val="313E6375"/>
    <w:rsid w:val="31466435"/>
    <w:rsid w:val="3147061D"/>
    <w:rsid w:val="314CCAAC"/>
    <w:rsid w:val="31568949"/>
    <w:rsid w:val="3156B309"/>
    <w:rsid w:val="3163B243"/>
    <w:rsid w:val="318310E2"/>
    <w:rsid w:val="31888C7D"/>
    <w:rsid w:val="31B70078"/>
    <w:rsid w:val="31D6FAA2"/>
    <w:rsid w:val="31F99174"/>
    <w:rsid w:val="320430D6"/>
    <w:rsid w:val="3212D0BF"/>
    <w:rsid w:val="3221BE75"/>
    <w:rsid w:val="32352331"/>
    <w:rsid w:val="32527F4F"/>
    <w:rsid w:val="325462BA"/>
    <w:rsid w:val="325CD6AF"/>
    <w:rsid w:val="325F58CB"/>
    <w:rsid w:val="326762BB"/>
    <w:rsid w:val="327A2A26"/>
    <w:rsid w:val="32A31D45"/>
    <w:rsid w:val="32A46F3A"/>
    <w:rsid w:val="32B933D7"/>
    <w:rsid w:val="32C3D82A"/>
    <w:rsid w:val="32CAFF17"/>
    <w:rsid w:val="32D5933C"/>
    <w:rsid w:val="32EFB938"/>
    <w:rsid w:val="32FEA6D8"/>
    <w:rsid w:val="33077EEE"/>
    <w:rsid w:val="331A551B"/>
    <w:rsid w:val="333F87A6"/>
    <w:rsid w:val="33530E1D"/>
    <w:rsid w:val="33614D48"/>
    <w:rsid w:val="336FC0F8"/>
    <w:rsid w:val="33803212"/>
    <w:rsid w:val="3380454D"/>
    <w:rsid w:val="33A5FFF3"/>
    <w:rsid w:val="33C5BA82"/>
    <w:rsid w:val="33DA1246"/>
    <w:rsid w:val="3413B595"/>
    <w:rsid w:val="341535FE"/>
    <w:rsid w:val="3425BB2D"/>
    <w:rsid w:val="3427E858"/>
    <w:rsid w:val="345EBE36"/>
    <w:rsid w:val="347280EE"/>
    <w:rsid w:val="3478F951"/>
    <w:rsid w:val="34A4882D"/>
    <w:rsid w:val="3514D0E7"/>
    <w:rsid w:val="351D1588"/>
    <w:rsid w:val="3531FF30"/>
    <w:rsid w:val="358D3305"/>
    <w:rsid w:val="358DD8CD"/>
    <w:rsid w:val="35987587"/>
    <w:rsid w:val="35B1CAE8"/>
    <w:rsid w:val="35BFD1A1"/>
    <w:rsid w:val="35D6E5C6"/>
    <w:rsid w:val="35DF4F4A"/>
    <w:rsid w:val="362B411F"/>
    <w:rsid w:val="364AF19C"/>
    <w:rsid w:val="364B61AF"/>
    <w:rsid w:val="367F90C6"/>
    <w:rsid w:val="368BD2A2"/>
    <w:rsid w:val="369EC01E"/>
    <w:rsid w:val="36A11502"/>
    <w:rsid w:val="36AA7384"/>
    <w:rsid w:val="36B935E6"/>
    <w:rsid w:val="36C99CDF"/>
    <w:rsid w:val="36DF4B81"/>
    <w:rsid w:val="36F70F8D"/>
    <w:rsid w:val="36F7E1F6"/>
    <w:rsid w:val="371185FF"/>
    <w:rsid w:val="37425F10"/>
    <w:rsid w:val="37482BC9"/>
    <w:rsid w:val="374FCB1D"/>
    <w:rsid w:val="377A7306"/>
    <w:rsid w:val="3780E727"/>
    <w:rsid w:val="37951B4E"/>
    <w:rsid w:val="37B6EF8A"/>
    <w:rsid w:val="37BF438F"/>
    <w:rsid w:val="37CF2ED0"/>
    <w:rsid w:val="37E2C063"/>
    <w:rsid w:val="37F42363"/>
    <w:rsid w:val="37F47454"/>
    <w:rsid w:val="37FFD0D8"/>
    <w:rsid w:val="38088428"/>
    <w:rsid w:val="38254293"/>
    <w:rsid w:val="38417960"/>
    <w:rsid w:val="385D51F0"/>
    <w:rsid w:val="388790E4"/>
    <w:rsid w:val="38887D83"/>
    <w:rsid w:val="3889216C"/>
    <w:rsid w:val="38A7AA61"/>
    <w:rsid w:val="38C8FB57"/>
    <w:rsid w:val="38DC6F74"/>
    <w:rsid w:val="38DD68DF"/>
    <w:rsid w:val="38E96BAA"/>
    <w:rsid w:val="39034EDD"/>
    <w:rsid w:val="390E2236"/>
    <w:rsid w:val="39246AF7"/>
    <w:rsid w:val="3937C43D"/>
    <w:rsid w:val="3958FF1B"/>
    <w:rsid w:val="395BF810"/>
    <w:rsid w:val="396DA0DD"/>
    <w:rsid w:val="3988464C"/>
    <w:rsid w:val="39AEFD9A"/>
    <w:rsid w:val="39B8335C"/>
    <w:rsid w:val="39B9A67A"/>
    <w:rsid w:val="39BB04B5"/>
    <w:rsid w:val="39CDDB72"/>
    <w:rsid w:val="39DF6A29"/>
    <w:rsid w:val="39F38F0E"/>
    <w:rsid w:val="39FA3D3C"/>
    <w:rsid w:val="39FDACCE"/>
    <w:rsid w:val="3A13C616"/>
    <w:rsid w:val="3A15036A"/>
    <w:rsid w:val="3A225321"/>
    <w:rsid w:val="3A23AF67"/>
    <w:rsid w:val="3A2E353B"/>
    <w:rsid w:val="3A40B2E1"/>
    <w:rsid w:val="3A4DE07A"/>
    <w:rsid w:val="3A58E5B7"/>
    <w:rsid w:val="3A64A453"/>
    <w:rsid w:val="3A668A9C"/>
    <w:rsid w:val="3A76F71E"/>
    <w:rsid w:val="3A7788B5"/>
    <w:rsid w:val="3AABA254"/>
    <w:rsid w:val="3AAE5753"/>
    <w:rsid w:val="3AD27A73"/>
    <w:rsid w:val="3AE57D07"/>
    <w:rsid w:val="3AFAE88B"/>
    <w:rsid w:val="3AFD6AE2"/>
    <w:rsid w:val="3B12C33C"/>
    <w:rsid w:val="3B29A550"/>
    <w:rsid w:val="3B5D0F32"/>
    <w:rsid w:val="3B8E9553"/>
    <w:rsid w:val="3B965FA4"/>
    <w:rsid w:val="3BA44284"/>
    <w:rsid w:val="3BAFC086"/>
    <w:rsid w:val="3BC1BBAB"/>
    <w:rsid w:val="3BC53898"/>
    <w:rsid w:val="3BCE80DC"/>
    <w:rsid w:val="3BD6607F"/>
    <w:rsid w:val="3BE4B33A"/>
    <w:rsid w:val="3BF13139"/>
    <w:rsid w:val="3C07E40F"/>
    <w:rsid w:val="3C0F57A8"/>
    <w:rsid w:val="3C1B1277"/>
    <w:rsid w:val="3C210C6C"/>
    <w:rsid w:val="3C39EEC6"/>
    <w:rsid w:val="3C47684A"/>
    <w:rsid w:val="3C51A90C"/>
    <w:rsid w:val="3C7C9406"/>
    <w:rsid w:val="3C8CE050"/>
    <w:rsid w:val="3CA9EBDD"/>
    <w:rsid w:val="3CB8CD22"/>
    <w:rsid w:val="3CC1DDB0"/>
    <w:rsid w:val="3CDB8BEC"/>
    <w:rsid w:val="3D08BA44"/>
    <w:rsid w:val="3D246666"/>
    <w:rsid w:val="3D27A030"/>
    <w:rsid w:val="3D2E8087"/>
    <w:rsid w:val="3D3A31C7"/>
    <w:rsid w:val="3D3D23ED"/>
    <w:rsid w:val="3D4925D0"/>
    <w:rsid w:val="3D54C45C"/>
    <w:rsid w:val="3D6497C0"/>
    <w:rsid w:val="3D85A08C"/>
    <w:rsid w:val="3DB5756D"/>
    <w:rsid w:val="3DBAA726"/>
    <w:rsid w:val="3DEAE043"/>
    <w:rsid w:val="3DFED54E"/>
    <w:rsid w:val="3E36E60D"/>
    <w:rsid w:val="3E4211A2"/>
    <w:rsid w:val="3E463D42"/>
    <w:rsid w:val="3E4CD233"/>
    <w:rsid w:val="3E714C55"/>
    <w:rsid w:val="3E84CC81"/>
    <w:rsid w:val="3E8CD132"/>
    <w:rsid w:val="3EA76A79"/>
    <w:rsid w:val="3EA8B23A"/>
    <w:rsid w:val="3EC79C0E"/>
    <w:rsid w:val="3ED04629"/>
    <w:rsid w:val="3EE1ABA2"/>
    <w:rsid w:val="3EF02AE4"/>
    <w:rsid w:val="3EF0E854"/>
    <w:rsid w:val="3F1B7FC7"/>
    <w:rsid w:val="3F4BCA81"/>
    <w:rsid w:val="3F59FB05"/>
    <w:rsid w:val="3F5F7346"/>
    <w:rsid w:val="3F67A354"/>
    <w:rsid w:val="3F72A153"/>
    <w:rsid w:val="3FA69B90"/>
    <w:rsid w:val="3FDE6A7A"/>
    <w:rsid w:val="3FE5F902"/>
    <w:rsid w:val="3FE616F2"/>
    <w:rsid w:val="3FF231AB"/>
    <w:rsid w:val="3FF85992"/>
    <w:rsid w:val="4028AED8"/>
    <w:rsid w:val="4032BFB7"/>
    <w:rsid w:val="40342964"/>
    <w:rsid w:val="4035FDD2"/>
    <w:rsid w:val="403650DF"/>
    <w:rsid w:val="406B116A"/>
    <w:rsid w:val="40840B67"/>
    <w:rsid w:val="40A60470"/>
    <w:rsid w:val="40ABB047"/>
    <w:rsid w:val="40D4AE16"/>
    <w:rsid w:val="40DA0DBE"/>
    <w:rsid w:val="40FB02D1"/>
    <w:rsid w:val="41000D33"/>
    <w:rsid w:val="4116EC28"/>
    <w:rsid w:val="411FA5EF"/>
    <w:rsid w:val="4121E013"/>
    <w:rsid w:val="412EE869"/>
    <w:rsid w:val="414B1A56"/>
    <w:rsid w:val="414EE7FF"/>
    <w:rsid w:val="41538B22"/>
    <w:rsid w:val="41549649"/>
    <w:rsid w:val="417CC415"/>
    <w:rsid w:val="41803033"/>
    <w:rsid w:val="41876D75"/>
    <w:rsid w:val="4194BADF"/>
    <w:rsid w:val="41AFDE02"/>
    <w:rsid w:val="41BC1A4F"/>
    <w:rsid w:val="41BC7B77"/>
    <w:rsid w:val="41CCD083"/>
    <w:rsid w:val="41D1D1EC"/>
    <w:rsid w:val="41DB3F0B"/>
    <w:rsid w:val="41FDCC80"/>
    <w:rsid w:val="42387BCC"/>
    <w:rsid w:val="423C1082"/>
    <w:rsid w:val="424A30F6"/>
    <w:rsid w:val="42593DBA"/>
    <w:rsid w:val="426541E6"/>
    <w:rsid w:val="426B2940"/>
    <w:rsid w:val="42840D13"/>
    <w:rsid w:val="42852EC8"/>
    <w:rsid w:val="42B3CBE1"/>
    <w:rsid w:val="42CC314D"/>
    <w:rsid w:val="42DAEC02"/>
    <w:rsid w:val="42F212BA"/>
    <w:rsid w:val="42FB19AC"/>
    <w:rsid w:val="43026996"/>
    <w:rsid w:val="430ABC63"/>
    <w:rsid w:val="432383C6"/>
    <w:rsid w:val="43906B5F"/>
    <w:rsid w:val="43C00AF9"/>
    <w:rsid w:val="440884FB"/>
    <w:rsid w:val="4430E4F3"/>
    <w:rsid w:val="44461A39"/>
    <w:rsid w:val="446D1EFD"/>
    <w:rsid w:val="44A9C025"/>
    <w:rsid w:val="44AAF8BC"/>
    <w:rsid w:val="44C3AEE0"/>
    <w:rsid w:val="44DD2A56"/>
    <w:rsid w:val="44FF697C"/>
    <w:rsid w:val="4521F43A"/>
    <w:rsid w:val="4528B185"/>
    <w:rsid w:val="4538E66D"/>
    <w:rsid w:val="453B5DBD"/>
    <w:rsid w:val="453E76AD"/>
    <w:rsid w:val="454F4ED7"/>
    <w:rsid w:val="456A1E0C"/>
    <w:rsid w:val="4576A9C3"/>
    <w:rsid w:val="4586A2FA"/>
    <w:rsid w:val="4588D333"/>
    <w:rsid w:val="458DEE97"/>
    <w:rsid w:val="459BB0B9"/>
    <w:rsid w:val="45A86852"/>
    <w:rsid w:val="45B54D32"/>
    <w:rsid w:val="4650825D"/>
    <w:rsid w:val="466AC4CD"/>
    <w:rsid w:val="4684B65C"/>
    <w:rsid w:val="468C59A4"/>
    <w:rsid w:val="46D9A130"/>
    <w:rsid w:val="47190B29"/>
    <w:rsid w:val="47584B5B"/>
    <w:rsid w:val="475DB6FA"/>
    <w:rsid w:val="4765408B"/>
    <w:rsid w:val="476CEBF6"/>
    <w:rsid w:val="477C9C7C"/>
    <w:rsid w:val="4786852B"/>
    <w:rsid w:val="479CC037"/>
    <w:rsid w:val="479E5C5E"/>
    <w:rsid w:val="47CAFA63"/>
    <w:rsid w:val="47D0750D"/>
    <w:rsid w:val="47E5F277"/>
    <w:rsid w:val="47E7AC41"/>
    <w:rsid w:val="47F52741"/>
    <w:rsid w:val="48047FE6"/>
    <w:rsid w:val="4805D94C"/>
    <w:rsid w:val="4821480B"/>
    <w:rsid w:val="4821E77E"/>
    <w:rsid w:val="4828C8D0"/>
    <w:rsid w:val="483FFBE4"/>
    <w:rsid w:val="4845B65B"/>
    <w:rsid w:val="485096EB"/>
    <w:rsid w:val="4851B1B7"/>
    <w:rsid w:val="48663377"/>
    <w:rsid w:val="48670E64"/>
    <w:rsid w:val="4867635E"/>
    <w:rsid w:val="486C47F0"/>
    <w:rsid w:val="4892C8CD"/>
    <w:rsid w:val="489A54BA"/>
    <w:rsid w:val="489ADC6C"/>
    <w:rsid w:val="48ACE253"/>
    <w:rsid w:val="48B84108"/>
    <w:rsid w:val="48B9A027"/>
    <w:rsid w:val="48BB3D38"/>
    <w:rsid w:val="48C21505"/>
    <w:rsid w:val="48F2F166"/>
    <w:rsid w:val="49011C17"/>
    <w:rsid w:val="4904C70D"/>
    <w:rsid w:val="490BE6F3"/>
    <w:rsid w:val="4919D485"/>
    <w:rsid w:val="493414CC"/>
    <w:rsid w:val="494DE4A5"/>
    <w:rsid w:val="496FDA58"/>
    <w:rsid w:val="498197CD"/>
    <w:rsid w:val="49967A4D"/>
    <w:rsid w:val="499D01C1"/>
    <w:rsid w:val="49A2B47F"/>
    <w:rsid w:val="49B58B99"/>
    <w:rsid w:val="49E34BEE"/>
    <w:rsid w:val="49F10A0B"/>
    <w:rsid w:val="49FDDDC4"/>
    <w:rsid w:val="4A077C40"/>
    <w:rsid w:val="4A111D99"/>
    <w:rsid w:val="4A2C626C"/>
    <w:rsid w:val="4A50005D"/>
    <w:rsid w:val="4A61175A"/>
    <w:rsid w:val="4A67D384"/>
    <w:rsid w:val="4A695085"/>
    <w:rsid w:val="4A6A27C3"/>
    <w:rsid w:val="4A6A8337"/>
    <w:rsid w:val="4A6E6253"/>
    <w:rsid w:val="4A9FA5AE"/>
    <w:rsid w:val="4AC9C37D"/>
    <w:rsid w:val="4ACF6541"/>
    <w:rsid w:val="4ADFD642"/>
    <w:rsid w:val="4AEA455B"/>
    <w:rsid w:val="4AEB6D63"/>
    <w:rsid w:val="4AF76A69"/>
    <w:rsid w:val="4B0BBF2C"/>
    <w:rsid w:val="4B1C6914"/>
    <w:rsid w:val="4B319193"/>
    <w:rsid w:val="4B3985C5"/>
    <w:rsid w:val="4B43AC89"/>
    <w:rsid w:val="4B4B8AD0"/>
    <w:rsid w:val="4B678FDF"/>
    <w:rsid w:val="4B774B7B"/>
    <w:rsid w:val="4B92621C"/>
    <w:rsid w:val="4B9448F1"/>
    <w:rsid w:val="4BA1FAC9"/>
    <w:rsid w:val="4BBD5BF7"/>
    <w:rsid w:val="4BC53349"/>
    <w:rsid w:val="4BDDC99D"/>
    <w:rsid w:val="4C10E2A8"/>
    <w:rsid w:val="4C1C0847"/>
    <w:rsid w:val="4C4B27D9"/>
    <w:rsid w:val="4C5982D3"/>
    <w:rsid w:val="4C6AA8BB"/>
    <w:rsid w:val="4C70DF55"/>
    <w:rsid w:val="4C8A94C9"/>
    <w:rsid w:val="4C963DC9"/>
    <w:rsid w:val="4CD3B8BB"/>
    <w:rsid w:val="4CDA3E1C"/>
    <w:rsid w:val="4CDCB918"/>
    <w:rsid w:val="4CE6C48F"/>
    <w:rsid w:val="4CF491E5"/>
    <w:rsid w:val="4D1C48D6"/>
    <w:rsid w:val="4D2A2D47"/>
    <w:rsid w:val="4D3A3EC3"/>
    <w:rsid w:val="4D474185"/>
    <w:rsid w:val="4D5D7C50"/>
    <w:rsid w:val="4D73D4F9"/>
    <w:rsid w:val="4D82E0BD"/>
    <w:rsid w:val="4DA4CD0D"/>
    <w:rsid w:val="4DAAA829"/>
    <w:rsid w:val="4DB9D83A"/>
    <w:rsid w:val="4DDA1625"/>
    <w:rsid w:val="4E0B2AD8"/>
    <w:rsid w:val="4E0CE82F"/>
    <w:rsid w:val="4E0E0968"/>
    <w:rsid w:val="4E15A2EF"/>
    <w:rsid w:val="4E251E1C"/>
    <w:rsid w:val="4E3F6A8D"/>
    <w:rsid w:val="4E4C94CC"/>
    <w:rsid w:val="4E6C55DE"/>
    <w:rsid w:val="4E7D7CE1"/>
    <w:rsid w:val="4E80309B"/>
    <w:rsid w:val="4E87419E"/>
    <w:rsid w:val="4E8E3579"/>
    <w:rsid w:val="4EA933A2"/>
    <w:rsid w:val="4EB70142"/>
    <w:rsid w:val="4ED59938"/>
    <w:rsid w:val="4EEE025B"/>
    <w:rsid w:val="4EF0C9DF"/>
    <w:rsid w:val="4EFF9B08"/>
    <w:rsid w:val="4F20888C"/>
    <w:rsid w:val="4F5D3D99"/>
    <w:rsid w:val="4F5F4C0A"/>
    <w:rsid w:val="4F767411"/>
    <w:rsid w:val="4F82CF06"/>
    <w:rsid w:val="4F887FD5"/>
    <w:rsid w:val="4FA2F633"/>
    <w:rsid w:val="5000BDA2"/>
    <w:rsid w:val="5014FA20"/>
    <w:rsid w:val="504E95F0"/>
    <w:rsid w:val="504FD068"/>
    <w:rsid w:val="507001FD"/>
    <w:rsid w:val="50731C74"/>
    <w:rsid w:val="507C8148"/>
    <w:rsid w:val="509FC0D7"/>
    <w:rsid w:val="50C1169B"/>
    <w:rsid w:val="50DCABBD"/>
    <w:rsid w:val="51044009"/>
    <w:rsid w:val="512F7343"/>
    <w:rsid w:val="513255F1"/>
    <w:rsid w:val="513B23CE"/>
    <w:rsid w:val="514D73F1"/>
    <w:rsid w:val="5169AEEC"/>
    <w:rsid w:val="5181F8B4"/>
    <w:rsid w:val="51A8A264"/>
    <w:rsid w:val="51B3861E"/>
    <w:rsid w:val="51C7C53C"/>
    <w:rsid w:val="51E001F1"/>
    <w:rsid w:val="52014D50"/>
    <w:rsid w:val="520182A1"/>
    <w:rsid w:val="52054B49"/>
    <w:rsid w:val="5217B063"/>
    <w:rsid w:val="52256FAB"/>
    <w:rsid w:val="523928DE"/>
    <w:rsid w:val="52435B47"/>
    <w:rsid w:val="524882F7"/>
    <w:rsid w:val="5255165A"/>
    <w:rsid w:val="52798596"/>
    <w:rsid w:val="529016B2"/>
    <w:rsid w:val="52B7C390"/>
    <w:rsid w:val="52CF7BAC"/>
    <w:rsid w:val="53128B90"/>
    <w:rsid w:val="5314A46E"/>
    <w:rsid w:val="531C1BF8"/>
    <w:rsid w:val="532944FD"/>
    <w:rsid w:val="532AEF26"/>
    <w:rsid w:val="53353315"/>
    <w:rsid w:val="53599791"/>
    <w:rsid w:val="535E26CC"/>
    <w:rsid w:val="536C520C"/>
    <w:rsid w:val="536C5F02"/>
    <w:rsid w:val="538FA6CF"/>
    <w:rsid w:val="53987F59"/>
    <w:rsid w:val="53AA2DEC"/>
    <w:rsid w:val="53B28E73"/>
    <w:rsid w:val="53B502F3"/>
    <w:rsid w:val="53BFCC9C"/>
    <w:rsid w:val="53D3903C"/>
    <w:rsid w:val="53DC93EA"/>
    <w:rsid w:val="53DD8AD8"/>
    <w:rsid w:val="54319E1F"/>
    <w:rsid w:val="5433064A"/>
    <w:rsid w:val="5444D3DD"/>
    <w:rsid w:val="547436CB"/>
    <w:rsid w:val="547D93FF"/>
    <w:rsid w:val="549A239A"/>
    <w:rsid w:val="549DFC6F"/>
    <w:rsid w:val="54A14FAE"/>
    <w:rsid w:val="54AB6AAF"/>
    <w:rsid w:val="54B74420"/>
    <w:rsid w:val="54BA1AB3"/>
    <w:rsid w:val="54D9D729"/>
    <w:rsid w:val="54DF13AE"/>
    <w:rsid w:val="54F8720E"/>
    <w:rsid w:val="54FFB362"/>
    <w:rsid w:val="55017EAD"/>
    <w:rsid w:val="551F83C6"/>
    <w:rsid w:val="5527D9F4"/>
    <w:rsid w:val="552972A9"/>
    <w:rsid w:val="5530C47A"/>
    <w:rsid w:val="55316F15"/>
    <w:rsid w:val="5533603F"/>
    <w:rsid w:val="55365784"/>
    <w:rsid w:val="554F05F0"/>
    <w:rsid w:val="55604DF5"/>
    <w:rsid w:val="556BCBD9"/>
    <w:rsid w:val="556CE1E8"/>
    <w:rsid w:val="55B2777A"/>
    <w:rsid w:val="55C9BC06"/>
    <w:rsid w:val="55DC791B"/>
    <w:rsid w:val="55F19A02"/>
    <w:rsid w:val="56099B0B"/>
    <w:rsid w:val="56340492"/>
    <w:rsid w:val="563D200F"/>
    <w:rsid w:val="565F299A"/>
    <w:rsid w:val="56612BAB"/>
    <w:rsid w:val="5663A713"/>
    <w:rsid w:val="566C8BBC"/>
    <w:rsid w:val="56712D77"/>
    <w:rsid w:val="568BC946"/>
    <w:rsid w:val="56B104E6"/>
    <w:rsid w:val="56C5796B"/>
    <w:rsid w:val="56DA119F"/>
    <w:rsid w:val="56E0B7B0"/>
    <w:rsid w:val="570A685F"/>
    <w:rsid w:val="571B3323"/>
    <w:rsid w:val="5724BA34"/>
    <w:rsid w:val="57498D85"/>
    <w:rsid w:val="5751866B"/>
    <w:rsid w:val="57536340"/>
    <w:rsid w:val="5768A806"/>
    <w:rsid w:val="5793E666"/>
    <w:rsid w:val="57975627"/>
    <w:rsid w:val="579C19F8"/>
    <w:rsid w:val="57ADC3A4"/>
    <w:rsid w:val="57B603B9"/>
    <w:rsid w:val="57EAE09E"/>
    <w:rsid w:val="57FA062D"/>
    <w:rsid w:val="57FA4BF3"/>
    <w:rsid w:val="58094608"/>
    <w:rsid w:val="580D3831"/>
    <w:rsid w:val="580FEA77"/>
    <w:rsid w:val="585247CC"/>
    <w:rsid w:val="58613A3D"/>
    <w:rsid w:val="58642455"/>
    <w:rsid w:val="586ACC24"/>
    <w:rsid w:val="5877017F"/>
    <w:rsid w:val="58A5AF0F"/>
    <w:rsid w:val="58BB8AD3"/>
    <w:rsid w:val="58C85486"/>
    <w:rsid w:val="58E52E16"/>
    <w:rsid w:val="58E54B32"/>
    <w:rsid w:val="58E911C7"/>
    <w:rsid w:val="58E91A63"/>
    <w:rsid w:val="58F45A63"/>
    <w:rsid w:val="59041810"/>
    <w:rsid w:val="590A79C8"/>
    <w:rsid w:val="5927A5F3"/>
    <w:rsid w:val="593716B4"/>
    <w:rsid w:val="59565B7D"/>
    <w:rsid w:val="5956B54C"/>
    <w:rsid w:val="598602E7"/>
    <w:rsid w:val="599838FD"/>
    <w:rsid w:val="59A5F8D7"/>
    <w:rsid w:val="59A99812"/>
    <w:rsid w:val="59AC73C3"/>
    <w:rsid w:val="59D34390"/>
    <w:rsid w:val="59D75697"/>
    <w:rsid w:val="59E7DEFA"/>
    <w:rsid w:val="5A04C554"/>
    <w:rsid w:val="5A4F43DF"/>
    <w:rsid w:val="5A5FD183"/>
    <w:rsid w:val="5A6E2969"/>
    <w:rsid w:val="5A988574"/>
    <w:rsid w:val="5AA0B585"/>
    <w:rsid w:val="5AAD3C20"/>
    <w:rsid w:val="5AB039EA"/>
    <w:rsid w:val="5AB76B22"/>
    <w:rsid w:val="5ACCCC5F"/>
    <w:rsid w:val="5AF3419B"/>
    <w:rsid w:val="5AFCC8C2"/>
    <w:rsid w:val="5B34E5B8"/>
    <w:rsid w:val="5B49ED1B"/>
    <w:rsid w:val="5BA10873"/>
    <w:rsid w:val="5BB87CCA"/>
    <w:rsid w:val="5BD305AD"/>
    <w:rsid w:val="5BD564F2"/>
    <w:rsid w:val="5BE26A99"/>
    <w:rsid w:val="5BE3AB9B"/>
    <w:rsid w:val="5C05DD08"/>
    <w:rsid w:val="5C129796"/>
    <w:rsid w:val="5C2D54F0"/>
    <w:rsid w:val="5C4C3A57"/>
    <w:rsid w:val="5C53D8EB"/>
    <w:rsid w:val="5C642177"/>
    <w:rsid w:val="5C6EBD47"/>
    <w:rsid w:val="5C779213"/>
    <w:rsid w:val="5C89495E"/>
    <w:rsid w:val="5C9A883E"/>
    <w:rsid w:val="5CA323F9"/>
    <w:rsid w:val="5CD6CDB2"/>
    <w:rsid w:val="5CE964EE"/>
    <w:rsid w:val="5CED49D6"/>
    <w:rsid w:val="5CF5FC67"/>
    <w:rsid w:val="5CFAEB8B"/>
    <w:rsid w:val="5CFDF67C"/>
    <w:rsid w:val="5D227E81"/>
    <w:rsid w:val="5D27D38D"/>
    <w:rsid w:val="5D2B42AA"/>
    <w:rsid w:val="5D2C2436"/>
    <w:rsid w:val="5D34469D"/>
    <w:rsid w:val="5D808AC6"/>
    <w:rsid w:val="5D8AA8F1"/>
    <w:rsid w:val="5DA13915"/>
    <w:rsid w:val="5DA77190"/>
    <w:rsid w:val="5DA8FBEA"/>
    <w:rsid w:val="5DB02AC1"/>
    <w:rsid w:val="5DC972C4"/>
    <w:rsid w:val="5DCD5ED9"/>
    <w:rsid w:val="5DCF5B5B"/>
    <w:rsid w:val="5DD47184"/>
    <w:rsid w:val="5DE04C44"/>
    <w:rsid w:val="5E0EE02F"/>
    <w:rsid w:val="5E1F7D10"/>
    <w:rsid w:val="5E2760AE"/>
    <w:rsid w:val="5E2F835A"/>
    <w:rsid w:val="5E49C59D"/>
    <w:rsid w:val="5E597AD4"/>
    <w:rsid w:val="5E5EE618"/>
    <w:rsid w:val="5E9C3E3D"/>
    <w:rsid w:val="5EAB1D1F"/>
    <w:rsid w:val="5EB82AF9"/>
    <w:rsid w:val="5EC2D6DF"/>
    <w:rsid w:val="5ECB3FA3"/>
    <w:rsid w:val="5EDD4BFB"/>
    <w:rsid w:val="5EE62990"/>
    <w:rsid w:val="5F6CF870"/>
    <w:rsid w:val="5F6FEC61"/>
    <w:rsid w:val="5F7C455C"/>
    <w:rsid w:val="5F98E601"/>
    <w:rsid w:val="5FA6A691"/>
    <w:rsid w:val="5FD4885D"/>
    <w:rsid w:val="5FEDC6C3"/>
    <w:rsid w:val="600D4F9F"/>
    <w:rsid w:val="600FBD00"/>
    <w:rsid w:val="603433B4"/>
    <w:rsid w:val="60456048"/>
    <w:rsid w:val="60492281"/>
    <w:rsid w:val="60AF534A"/>
    <w:rsid w:val="60BAB3B0"/>
    <w:rsid w:val="60C03D0D"/>
    <w:rsid w:val="60C38F19"/>
    <w:rsid w:val="60EB123A"/>
    <w:rsid w:val="6117ED06"/>
    <w:rsid w:val="611EA477"/>
    <w:rsid w:val="6120E5ED"/>
    <w:rsid w:val="6123E900"/>
    <w:rsid w:val="6126CE07"/>
    <w:rsid w:val="61473833"/>
    <w:rsid w:val="615EAE15"/>
    <w:rsid w:val="615F773B"/>
    <w:rsid w:val="616A129D"/>
    <w:rsid w:val="6179DD9B"/>
    <w:rsid w:val="6196D45A"/>
    <w:rsid w:val="619CC6DA"/>
    <w:rsid w:val="61C85989"/>
    <w:rsid w:val="61E0715D"/>
    <w:rsid w:val="61F1C01B"/>
    <w:rsid w:val="61FA752A"/>
    <w:rsid w:val="623D7796"/>
    <w:rsid w:val="62405438"/>
    <w:rsid w:val="626B9B36"/>
    <w:rsid w:val="626FA6A9"/>
    <w:rsid w:val="627109F7"/>
    <w:rsid w:val="627BA176"/>
    <w:rsid w:val="6288255F"/>
    <w:rsid w:val="628C1559"/>
    <w:rsid w:val="62924F52"/>
    <w:rsid w:val="62B3BD67"/>
    <w:rsid w:val="62C489B3"/>
    <w:rsid w:val="62CF72C9"/>
    <w:rsid w:val="62DFFBA7"/>
    <w:rsid w:val="62ECBC0C"/>
    <w:rsid w:val="62F170A3"/>
    <w:rsid w:val="62F3373E"/>
    <w:rsid w:val="63200262"/>
    <w:rsid w:val="63224768"/>
    <w:rsid w:val="63339530"/>
    <w:rsid w:val="634AF518"/>
    <w:rsid w:val="634F7BF1"/>
    <w:rsid w:val="63506F6F"/>
    <w:rsid w:val="635083D1"/>
    <w:rsid w:val="63670ACB"/>
    <w:rsid w:val="63800377"/>
    <w:rsid w:val="6383BF9C"/>
    <w:rsid w:val="6395E119"/>
    <w:rsid w:val="63A36D0A"/>
    <w:rsid w:val="63EA0C7F"/>
    <w:rsid w:val="640CDA58"/>
    <w:rsid w:val="64115845"/>
    <w:rsid w:val="6411D45E"/>
    <w:rsid w:val="6417A767"/>
    <w:rsid w:val="6417E8AB"/>
    <w:rsid w:val="64408980"/>
    <w:rsid w:val="644D1D56"/>
    <w:rsid w:val="6465A7E9"/>
    <w:rsid w:val="6471BD02"/>
    <w:rsid w:val="6475597D"/>
    <w:rsid w:val="6475857C"/>
    <w:rsid w:val="648D3A9B"/>
    <w:rsid w:val="64937535"/>
    <w:rsid w:val="64A51E33"/>
    <w:rsid w:val="64A53825"/>
    <w:rsid w:val="64C1FA77"/>
    <w:rsid w:val="64E6DEFE"/>
    <w:rsid w:val="6504D662"/>
    <w:rsid w:val="6517C53B"/>
    <w:rsid w:val="652E2332"/>
    <w:rsid w:val="6537B8E7"/>
    <w:rsid w:val="6542AA24"/>
    <w:rsid w:val="6545E762"/>
    <w:rsid w:val="654A3E3F"/>
    <w:rsid w:val="654E1590"/>
    <w:rsid w:val="655B79DE"/>
    <w:rsid w:val="655CC0DE"/>
    <w:rsid w:val="65704676"/>
    <w:rsid w:val="657CA640"/>
    <w:rsid w:val="6591B35B"/>
    <w:rsid w:val="65A49200"/>
    <w:rsid w:val="65BA30B8"/>
    <w:rsid w:val="65BE8308"/>
    <w:rsid w:val="65C787DF"/>
    <w:rsid w:val="65D4C501"/>
    <w:rsid w:val="65D8548A"/>
    <w:rsid w:val="65E8421E"/>
    <w:rsid w:val="660377DA"/>
    <w:rsid w:val="661641DF"/>
    <w:rsid w:val="6635D532"/>
    <w:rsid w:val="66460FED"/>
    <w:rsid w:val="664F433D"/>
    <w:rsid w:val="667959DA"/>
    <w:rsid w:val="66ACD6D4"/>
    <w:rsid w:val="66C8F75D"/>
    <w:rsid w:val="66DE8780"/>
    <w:rsid w:val="66F3869A"/>
    <w:rsid w:val="66F735E2"/>
    <w:rsid w:val="67043B5D"/>
    <w:rsid w:val="671F7DF8"/>
    <w:rsid w:val="672BA00C"/>
    <w:rsid w:val="6731A03E"/>
    <w:rsid w:val="67341515"/>
    <w:rsid w:val="6736C68E"/>
    <w:rsid w:val="67410B10"/>
    <w:rsid w:val="678BED2D"/>
    <w:rsid w:val="6796A49F"/>
    <w:rsid w:val="67A892B0"/>
    <w:rsid w:val="67AC0D38"/>
    <w:rsid w:val="67C7D2AC"/>
    <w:rsid w:val="680AAA7B"/>
    <w:rsid w:val="6833ED8A"/>
    <w:rsid w:val="6836E351"/>
    <w:rsid w:val="6852B061"/>
    <w:rsid w:val="68596666"/>
    <w:rsid w:val="685A99AE"/>
    <w:rsid w:val="68650E82"/>
    <w:rsid w:val="6866B151"/>
    <w:rsid w:val="6897924D"/>
    <w:rsid w:val="68B38798"/>
    <w:rsid w:val="68B59130"/>
    <w:rsid w:val="68BB4BB8"/>
    <w:rsid w:val="68BE59AE"/>
    <w:rsid w:val="68CC750D"/>
    <w:rsid w:val="68E04B7B"/>
    <w:rsid w:val="68EFD7F0"/>
    <w:rsid w:val="68F076F7"/>
    <w:rsid w:val="6905CCF8"/>
    <w:rsid w:val="6913C0DE"/>
    <w:rsid w:val="691461E8"/>
    <w:rsid w:val="69180388"/>
    <w:rsid w:val="6918F8F4"/>
    <w:rsid w:val="691A2680"/>
    <w:rsid w:val="6923586E"/>
    <w:rsid w:val="69808ECA"/>
    <w:rsid w:val="698DCBF8"/>
    <w:rsid w:val="69BBCCBD"/>
    <w:rsid w:val="69BEA73E"/>
    <w:rsid w:val="69D3109B"/>
    <w:rsid w:val="69F2A0F7"/>
    <w:rsid w:val="69F9D43D"/>
    <w:rsid w:val="6A155FC8"/>
    <w:rsid w:val="6A652919"/>
    <w:rsid w:val="6A6DDF51"/>
    <w:rsid w:val="6A73B604"/>
    <w:rsid w:val="6A89EE96"/>
    <w:rsid w:val="6A92C17B"/>
    <w:rsid w:val="6A97F5E3"/>
    <w:rsid w:val="6AC97638"/>
    <w:rsid w:val="6AD8DDD9"/>
    <w:rsid w:val="6B06C91C"/>
    <w:rsid w:val="6B104EBF"/>
    <w:rsid w:val="6B2D2189"/>
    <w:rsid w:val="6B35114A"/>
    <w:rsid w:val="6B3C5CCA"/>
    <w:rsid w:val="6B6280EC"/>
    <w:rsid w:val="6B787F8B"/>
    <w:rsid w:val="6B95814F"/>
    <w:rsid w:val="6BD8BE46"/>
    <w:rsid w:val="6BDA7B5C"/>
    <w:rsid w:val="6BF71757"/>
    <w:rsid w:val="6C05B71F"/>
    <w:rsid w:val="6C1EDCDF"/>
    <w:rsid w:val="6C2F641B"/>
    <w:rsid w:val="6C35BC7A"/>
    <w:rsid w:val="6C389C18"/>
    <w:rsid w:val="6C5DA8C7"/>
    <w:rsid w:val="6C762D0D"/>
    <w:rsid w:val="6C8B72BD"/>
    <w:rsid w:val="6CA6AD2C"/>
    <w:rsid w:val="6CAA8D7F"/>
    <w:rsid w:val="6CB9A960"/>
    <w:rsid w:val="6CBA4A81"/>
    <w:rsid w:val="6CBAD62F"/>
    <w:rsid w:val="6CC4A2CD"/>
    <w:rsid w:val="6D0805F9"/>
    <w:rsid w:val="6D1DBE5A"/>
    <w:rsid w:val="6D492AD8"/>
    <w:rsid w:val="6D56D775"/>
    <w:rsid w:val="6D8EB96E"/>
    <w:rsid w:val="6D98D0AC"/>
    <w:rsid w:val="6DADF9D0"/>
    <w:rsid w:val="6DC14173"/>
    <w:rsid w:val="6DC710D3"/>
    <w:rsid w:val="6DD07E40"/>
    <w:rsid w:val="6DD89B46"/>
    <w:rsid w:val="6DD97D05"/>
    <w:rsid w:val="6DDAF0AC"/>
    <w:rsid w:val="6E13FB61"/>
    <w:rsid w:val="6E201A9C"/>
    <w:rsid w:val="6E43210A"/>
    <w:rsid w:val="6E66CE9D"/>
    <w:rsid w:val="6E8692DA"/>
    <w:rsid w:val="6E97F1F2"/>
    <w:rsid w:val="6EF80F81"/>
    <w:rsid w:val="6EF850CE"/>
    <w:rsid w:val="6EFE7389"/>
    <w:rsid w:val="6F08531A"/>
    <w:rsid w:val="6F100B9E"/>
    <w:rsid w:val="6F2496D6"/>
    <w:rsid w:val="6F649A5E"/>
    <w:rsid w:val="6F68FDF1"/>
    <w:rsid w:val="6F735F8B"/>
    <w:rsid w:val="6F9100DD"/>
    <w:rsid w:val="6FAD922A"/>
    <w:rsid w:val="6FB1B8FD"/>
    <w:rsid w:val="6FB47D57"/>
    <w:rsid w:val="6FBAF0BE"/>
    <w:rsid w:val="6FBD2314"/>
    <w:rsid w:val="6FEA68FF"/>
    <w:rsid w:val="7021605B"/>
    <w:rsid w:val="7064A72C"/>
    <w:rsid w:val="70812050"/>
    <w:rsid w:val="70898942"/>
    <w:rsid w:val="708AF857"/>
    <w:rsid w:val="709DE50D"/>
    <w:rsid w:val="70BC47FF"/>
    <w:rsid w:val="70C36B8A"/>
    <w:rsid w:val="70DC3E9E"/>
    <w:rsid w:val="70E7C99D"/>
    <w:rsid w:val="70F92A7D"/>
    <w:rsid w:val="71420DD8"/>
    <w:rsid w:val="715484DB"/>
    <w:rsid w:val="71684C94"/>
    <w:rsid w:val="717106B4"/>
    <w:rsid w:val="717A3704"/>
    <w:rsid w:val="719B6A18"/>
    <w:rsid w:val="71B65991"/>
    <w:rsid w:val="71BF3D18"/>
    <w:rsid w:val="71CB5AE3"/>
    <w:rsid w:val="71CF9CBB"/>
    <w:rsid w:val="71DF9152"/>
    <w:rsid w:val="71EF6B41"/>
    <w:rsid w:val="71FDEAF6"/>
    <w:rsid w:val="71FE1305"/>
    <w:rsid w:val="7226F8DC"/>
    <w:rsid w:val="723AB6FE"/>
    <w:rsid w:val="7245D13A"/>
    <w:rsid w:val="72462B32"/>
    <w:rsid w:val="72487962"/>
    <w:rsid w:val="72500260"/>
    <w:rsid w:val="7264A23E"/>
    <w:rsid w:val="7265BA42"/>
    <w:rsid w:val="726CD92B"/>
    <w:rsid w:val="726E0564"/>
    <w:rsid w:val="72A52B9E"/>
    <w:rsid w:val="72A60A6F"/>
    <w:rsid w:val="72A7528A"/>
    <w:rsid w:val="72B0402E"/>
    <w:rsid w:val="72B318DC"/>
    <w:rsid w:val="72C020ED"/>
    <w:rsid w:val="72D673EB"/>
    <w:rsid w:val="72E7C54B"/>
    <w:rsid w:val="72EE52F8"/>
    <w:rsid w:val="730A3595"/>
    <w:rsid w:val="7310D7D5"/>
    <w:rsid w:val="73154E06"/>
    <w:rsid w:val="7315A4BD"/>
    <w:rsid w:val="73175EA2"/>
    <w:rsid w:val="73238973"/>
    <w:rsid w:val="7336C1EE"/>
    <w:rsid w:val="73371283"/>
    <w:rsid w:val="734FAC1B"/>
    <w:rsid w:val="73807AA6"/>
    <w:rsid w:val="738FBC1B"/>
    <w:rsid w:val="73B9BE5D"/>
    <w:rsid w:val="73F18090"/>
    <w:rsid w:val="73F4B6FA"/>
    <w:rsid w:val="73FCCD14"/>
    <w:rsid w:val="74194FCE"/>
    <w:rsid w:val="7432DB6A"/>
    <w:rsid w:val="74467F16"/>
    <w:rsid w:val="744C9845"/>
    <w:rsid w:val="74582228"/>
    <w:rsid w:val="746BCAD8"/>
    <w:rsid w:val="749C0770"/>
    <w:rsid w:val="74AC42B7"/>
    <w:rsid w:val="74C68B22"/>
    <w:rsid w:val="750A1B69"/>
    <w:rsid w:val="752C82B4"/>
    <w:rsid w:val="75431D9A"/>
    <w:rsid w:val="7548D275"/>
    <w:rsid w:val="7551BDEA"/>
    <w:rsid w:val="75590053"/>
    <w:rsid w:val="756A1447"/>
    <w:rsid w:val="756CD2D7"/>
    <w:rsid w:val="75728DBD"/>
    <w:rsid w:val="758A8E57"/>
    <w:rsid w:val="75905425"/>
    <w:rsid w:val="75A865FC"/>
    <w:rsid w:val="75B88F63"/>
    <w:rsid w:val="75D4357C"/>
    <w:rsid w:val="76298F7F"/>
    <w:rsid w:val="7629B6BA"/>
    <w:rsid w:val="7629D397"/>
    <w:rsid w:val="763D067A"/>
    <w:rsid w:val="76515944"/>
    <w:rsid w:val="76727EEB"/>
    <w:rsid w:val="767A07FB"/>
    <w:rsid w:val="76A2C1FD"/>
    <w:rsid w:val="76B7D5C1"/>
    <w:rsid w:val="76ED72DC"/>
    <w:rsid w:val="7700FBE4"/>
    <w:rsid w:val="77170E26"/>
    <w:rsid w:val="7745E11C"/>
    <w:rsid w:val="77C8353C"/>
    <w:rsid w:val="77DCE055"/>
    <w:rsid w:val="7812F121"/>
    <w:rsid w:val="782259F7"/>
    <w:rsid w:val="782FA3BD"/>
    <w:rsid w:val="783C0DF8"/>
    <w:rsid w:val="784D95C7"/>
    <w:rsid w:val="7850ABA2"/>
    <w:rsid w:val="785446D6"/>
    <w:rsid w:val="785CEAF2"/>
    <w:rsid w:val="786D3D90"/>
    <w:rsid w:val="789B405F"/>
    <w:rsid w:val="78B20DD3"/>
    <w:rsid w:val="78B506B7"/>
    <w:rsid w:val="78CF08BD"/>
    <w:rsid w:val="78CFB30F"/>
    <w:rsid w:val="78FE323E"/>
    <w:rsid w:val="79065CC7"/>
    <w:rsid w:val="790D5DAC"/>
    <w:rsid w:val="792DA250"/>
    <w:rsid w:val="7950DE47"/>
    <w:rsid w:val="7955B063"/>
    <w:rsid w:val="79609BE5"/>
    <w:rsid w:val="79663EBC"/>
    <w:rsid w:val="799853D1"/>
    <w:rsid w:val="79CA4F90"/>
    <w:rsid w:val="79ED8CA6"/>
    <w:rsid w:val="7A1A63DB"/>
    <w:rsid w:val="7A319972"/>
    <w:rsid w:val="7A60E41F"/>
    <w:rsid w:val="7A704314"/>
    <w:rsid w:val="7A743842"/>
    <w:rsid w:val="7A7B4E84"/>
    <w:rsid w:val="7AADF43C"/>
    <w:rsid w:val="7AB225FF"/>
    <w:rsid w:val="7AC14F0B"/>
    <w:rsid w:val="7ACA327C"/>
    <w:rsid w:val="7AED8A83"/>
    <w:rsid w:val="7AEE8FE4"/>
    <w:rsid w:val="7B01D40E"/>
    <w:rsid w:val="7B107FFA"/>
    <w:rsid w:val="7B132838"/>
    <w:rsid w:val="7B1ACC02"/>
    <w:rsid w:val="7B52062F"/>
    <w:rsid w:val="7B8899DC"/>
    <w:rsid w:val="7B90EA6F"/>
    <w:rsid w:val="7B99DAFC"/>
    <w:rsid w:val="7B9E1196"/>
    <w:rsid w:val="7BADBD3A"/>
    <w:rsid w:val="7BB6EB36"/>
    <w:rsid w:val="7BC4B17B"/>
    <w:rsid w:val="7BF80D54"/>
    <w:rsid w:val="7C03AE7B"/>
    <w:rsid w:val="7C1D8323"/>
    <w:rsid w:val="7C20FDF0"/>
    <w:rsid w:val="7C2CE5F1"/>
    <w:rsid w:val="7C2F19D8"/>
    <w:rsid w:val="7C332671"/>
    <w:rsid w:val="7C346A2E"/>
    <w:rsid w:val="7C374A86"/>
    <w:rsid w:val="7C4B5A7E"/>
    <w:rsid w:val="7C4C04BC"/>
    <w:rsid w:val="7C5D90AF"/>
    <w:rsid w:val="7C7F2B3A"/>
    <w:rsid w:val="7C8141C4"/>
    <w:rsid w:val="7C822B6A"/>
    <w:rsid w:val="7CD108CF"/>
    <w:rsid w:val="7CE7E298"/>
    <w:rsid w:val="7D12CB96"/>
    <w:rsid w:val="7D13A98A"/>
    <w:rsid w:val="7D21D2FA"/>
    <w:rsid w:val="7D251C59"/>
    <w:rsid w:val="7D2CFE14"/>
    <w:rsid w:val="7D4CD2B3"/>
    <w:rsid w:val="7D5E0E28"/>
    <w:rsid w:val="7DAE8521"/>
    <w:rsid w:val="7DB97986"/>
    <w:rsid w:val="7DD284B8"/>
    <w:rsid w:val="7E054134"/>
    <w:rsid w:val="7E1F5333"/>
    <w:rsid w:val="7E2B22F9"/>
    <w:rsid w:val="7E2D1932"/>
    <w:rsid w:val="7E383AB3"/>
    <w:rsid w:val="7E47026D"/>
    <w:rsid w:val="7E6D544A"/>
    <w:rsid w:val="7E723697"/>
    <w:rsid w:val="7E7B96B0"/>
    <w:rsid w:val="7E97DF68"/>
    <w:rsid w:val="7EA97504"/>
    <w:rsid w:val="7EAC3954"/>
    <w:rsid w:val="7EAC9FC2"/>
    <w:rsid w:val="7EB05F3C"/>
    <w:rsid w:val="7EB976EA"/>
    <w:rsid w:val="7ECB315B"/>
    <w:rsid w:val="7ECC3B4D"/>
    <w:rsid w:val="7EE44DB0"/>
    <w:rsid w:val="7EF06A99"/>
    <w:rsid w:val="7EF11CFB"/>
    <w:rsid w:val="7EF65BBD"/>
    <w:rsid w:val="7F15AE7F"/>
    <w:rsid w:val="7F2BA562"/>
    <w:rsid w:val="7F42A695"/>
    <w:rsid w:val="7F5CC93D"/>
    <w:rsid w:val="7F620F79"/>
    <w:rsid w:val="7F6B941D"/>
    <w:rsid w:val="7F819496"/>
    <w:rsid w:val="7F82AAA1"/>
    <w:rsid w:val="7F8A627D"/>
    <w:rsid w:val="7F972962"/>
    <w:rsid w:val="7F9DC79E"/>
    <w:rsid w:val="7FBBF445"/>
    <w:rsid w:val="7FC31D48"/>
    <w:rsid w:val="7FDB1B35"/>
    <w:rsid w:val="7FE7B627"/>
    <w:rsid w:val="7FF70CED"/>
    <w:rsid w:val="7FFC5D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2C0B7"/>
  <w15:docId w15:val="{C7EC501A-64D1-4E88-9CF0-DC3F38EA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5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55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40D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B4F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C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55C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455CC"/>
    <w:pPr>
      <w:ind w:left="720"/>
      <w:contextualSpacing/>
    </w:pPr>
  </w:style>
  <w:style w:type="table" w:styleId="TableGrid">
    <w:name w:val="Table Grid"/>
    <w:basedOn w:val="TableNormal"/>
    <w:uiPriority w:val="39"/>
    <w:rsid w:val="00545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455CC"/>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354A40"/>
    <w:pPr>
      <w:spacing w:after="0" w:line="240" w:lineRule="auto"/>
    </w:pPr>
  </w:style>
  <w:style w:type="paragraph" w:styleId="Title">
    <w:name w:val="Title"/>
    <w:basedOn w:val="Normal"/>
    <w:next w:val="Normal"/>
    <w:link w:val="TitleChar"/>
    <w:uiPriority w:val="10"/>
    <w:qFormat/>
    <w:rsid w:val="00E351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B1"/>
    <w:rPr>
      <w:rFonts w:asciiTheme="majorHAnsi" w:eastAsiaTheme="majorEastAsia" w:hAnsiTheme="majorHAnsi" w:cstheme="majorBidi"/>
      <w:spacing w:val="-10"/>
      <w:kern w:val="28"/>
      <w:sz w:val="56"/>
      <w:szCs w:val="56"/>
    </w:rPr>
  </w:style>
  <w:style w:type="table" w:styleId="PlainTable1">
    <w:name w:val="Plain Table 1"/>
    <w:basedOn w:val="TableNormal"/>
    <w:uiPriority w:val="41"/>
    <w:rsid w:val="002B77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2B7784"/>
    <w:rPr>
      <w:sz w:val="16"/>
      <w:szCs w:val="16"/>
    </w:rPr>
  </w:style>
  <w:style w:type="paragraph" w:styleId="CommentText">
    <w:name w:val="annotation text"/>
    <w:basedOn w:val="Normal"/>
    <w:link w:val="CommentTextChar"/>
    <w:uiPriority w:val="99"/>
    <w:unhideWhenUsed/>
    <w:rsid w:val="002B7784"/>
    <w:pPr>
      <w:spacing w:line="240" w:lineRule="auto"/>
    </w:pPr>
    <w:rPr>
      <w:sz w:val="20"/>
      <w:szCs w:val="20"/>
    </w:rPr>
  </w:style>
  <w:style w:type="character" w:customStyle="1" w:styleId="CommentTextChar">
    <w:name w:val="Comment Text Char"/>
    <w:basedOn w:val="DefaultParagraphFont"/>
    <w:link w:val="CommentText"/>
    <w:uiPriority w:val="99"/>
    <w:rsid w:val="002B7784"/>
    <w:rPr>
      <w:sz w:val="20"/>
      <w:szCs w:val="20"/>
    </w:rPr>
  </w:style>
  <w:style w:type="paragraph" w:styleId="CommentSubject">
    <w:name w:val="annotation subject"/>
    <w:basedOn w:val="CommentText"/>
    <w:next w:val="CommentText"/>
    <w:link w:val="CommentSubjectChar"/>
    <w:uiPriority w:val="99"/>
    <w:semiHidden/>
    <w:unhideWhenUsed/>
    <w:rsid w:val="002B7784"/>
    <w:rPr>
      <w:b/>
      <w:bCs/>
    </w:rPr>
  </w:style>
  <w:style w:type="character" w:customStyle="1" w:styleId="CommentSubjectChar">
    <w:name w:val="Comment Subject Char"/>
    <w:basedOn w:val="CommentTextChar"/>
    <w:link w:val="CommentSubject"/>
    <w:uiPriority w:val="99"/>
    <w:semiHidden/>
    <w:rsid w:val="002B7784"/>
    <w:rPr>
      <w:b/>
      <w:bCs/>
      <w:sz w:val="20"/>
      <w:szCs w:val="20"/>
    </w:rPr>
  </w:style>
  <w:style w:type="character" w:customStyle="1" w:styleId="NoSpacingChar">
    <w:name w:val="No Spacing Char"/>
    <w:basedOn w:val="DefaultParagraphFont"/>
    <w:link w:val="NoSpacing"/>
    <w:uiPriority w:val="1"/>
    <w:rsid w:val="00834231"/>
  </w:style>
  <w:style w:type="character" w:styleId="Mention">
    <w:name w:val="Mention"/>
    <w:basedOn w:val="DefaultParagraphFont"/>
    <w:uiPriority w:val="99"/>
    <w:unhideWhenUsed/>
    <w:rsid w:val="00AF3CE4"/>
    <w:rPr>
      <w:color w:val="2B579A"/>
      <w:shd w:val="clear" w:color="auto" w:fill="E1DFDD"/>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733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EDE"/>
  </w:style>
  <w:style w:type="paragraph" w:styleId="Footer">
    <w:name w:val="footer"/>
    <w:basedOn w:val="Normal"/>
    <w:link w:val="FooterChar"/>
    <w:uiPriority w:val="99"/>
    <w:unhideWhenUsed/>
    <w:rsid w:val="00733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EDE"/>
  </w:style>
  <w:style w:type="character" w:styleId="UnresolvedMention">
    <w:name w:val="Unresolved Mention"/>
    <w:basedOn w:val="DefaultParagraphFont"/>
    <w:uiPriority w:val="99"/>
    <w:semiHidden/>
    <w:unhideWhenUsed/>
    <w:rsid w:val="00733EDE"/>
    <w:rPr>
      <w:color w:val="605E5C"/>
      <w:shd w:val="clear" w:color="auto" w:fill="E1DFDD"/>
    </w:rPr>
  </w:style>
  <w:style w:type="character" w:styleId="FollowedHyperlink">
    <w:name w:val="FollowedHyperlink"/>
    <w:basedOn w:val="DefaultParagraphFont"/>
    <w:uiPriority w:val="99"/>
    <w:semiHidden/>
    <w:unhideWhenUsed/>
    <w:rsid w:val="00327168"/>
    <w:rPr>
      <w:color w:val="954F72" w:themeColor="followedHyperlink"/>
      <w:u w:val="single"/>
    </w:rPr>
  </w:style>
  <w:style w:type="character" w:customStyle="1" w:styleId="Heading4Char">
    <w:name w:val="Heading 4 Char"/>
    <w:basedOn w:val="DefaultParagraphFont"/>
    <w:link w:val="Heading4"/>
    <w:uiPriority w:val="9"/>
    <w:rsid w:val="00040DE4"/>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2C4F03"/>
    <w:pPr>
      <w:outlineLvl w:val="9"/>
    </w:pPr>
    <w:rPr>
      <w:kern w:val="0"/>
      <w14:ligatures w14:val="none"/>
    </w:rPr>
  </w:style>
  <w:style w:type="paragraph" w:styleId="TOC2">
    <w:name w:val="toc 2"/>
    <w:basedOn w:val="Normal"/>
    <w:next w:val="Normal"/>
    <w:autoRedefine/>
    <w:uiPriority w:val="39"/>
    <w:unhideWhenUsed/>
    <w:rsid w:val="002C4F03"/>
    <w:pPr>
      <w:spacing w:after="100"/>
      <w:ind w:left="220"/>
    </w:pPr>
  </w:style>
  <w:style w:type="paragraph" w:styleId="TOC1">
    <w:name w:val="toc 1"/>
    <w:basedOn w:val="Normal"/>
    <w:next w:val="Normal"/>
    <w:autoRedefine/>
    <w:uiPriority w:val="39"/>
    <w:unhideWhenUsed/>
    <w:rsid w:val="002C4F03"/>
    <w:pPr>
      <w:spacing w:after="100"/>
    </w:pPr>
  </w:style>
  <w:style w:type="paragraph" w:styleId="TOC3">
    <w:name w:val="toc 3"/>
    <w:basedOn w:val="Normal"/>
    <w:next w:val="Normal"/>
    <w:autoRedefine/>
    <w:uiPriority w:val="39"/>
    <w:unhideWhenUsed/>
    <w:rsid w:val="002C4F03"/>
    <w:pPr>
      <w:spacing w:after="100"/>
      <w:ind w:left="440"/>
    </w:pPr>
  </w:style>
  <w:style w:type="paragraph" w:styleId="Revision">
    <w:name w:val="Revision"/>
    <w:hidden/>
    <w:uiPriority w:val="99"/>
    <w:semiHidden/>
    <w:rsid w:val="0057220F"/>
    <w:pPr>
      <w:spacing w:after="0" w:line="240" w:lineRule="auto"/>
    </w:pPr>
  </w:style>
  <w:style w:type="character" w:styleId="Strong">
    <w:name w:val="Strong"/>
    <w:basedOn w:val="DefaultParagraphFont"/>
    <w:uiPriority w:val="22"/>
    <w:qFormat/>
    <w:rsid w:val="00411517"/>
    <w:rPr>
      <w:b/>
      <w:bCs/>
    </w:rPr>
  </w:style>
  <w:style w:type="paragraph" w:styleId="ListBullet">
    <w:name w:val="List Bullet"/>
    <w:basedOn w:val="Normal"/>
    <w:uiPriority w:val="99"/>
    <w:unhideWhenUsed/>
    <w:rsid w:val="0021630A"/>
    <w:pPr>
      <w:numPr>
        <w:numId w:val="77"/>
      </w:numPr>
      <w:spacing w:after="200" w:line="276" w:lineRule="auto"/>
      <w:contextualSpacing/>
    </w:pPr>
    <w:rPr>
      <w:rFonts w:eastAsiaTheme="minorEastAsia"/>
      <w:kern w:val="0"/>
      <w14:ligatures w14:val="none"/>
    </w:rPr>
  </w:style>
  <w:style w:type="character" w:styleId="SubtleEmphasis">
    <w:name w:val="Subtle Emphasis"/>
    <w:basedOn w:val="DefaultParagraphFont"/>
    <w:uiPriority w:val="19"/>
    <w:qFormat/>
    <w:rsid w:val="00641627"/>
    <w:rPr>
      <w:i/>
      <w:iCs/>
      <w:color w:val="404040" w:themeColor="text1" w:themeTint="BF"/>
    </w:rPr>
  </w:style>
  <w:style w:type="character" w:customStyle="1" w:styleId="Heading5Char">
    <w:name w:val="Heading 5 Char"/>
    <w:basedOn w:val="DefaultParagraphFont"/>
    <w:link w:val="Heading5"/>
    <w:uiPriority w:val="9"/>
    <w:rsid w:val="007B4F30"/>
    <w:rPr>
      <w:rFonts w:asciiTheme="majorHAnsi" w:eastAsiaTheme="majorEastAsia" w:hAnsiTheme="majorHAnsi" w:cstheme="majorBidi"/>
      <w:color w:val="2F5496" w:themeColor="accent1" w:themeShade="BF"/>
    </w:rPr>
  </w:style>
  <w:style w:type="character" w:customStyle="1" w:styleId="normaltextrun">
    <w:name w:val="normaltextrun"/>
    <w:basedOn w:val="DefaultParagraphFont"/>
    <w:rsid w:val="00A41FA4"/>
  </w:style>
  <w:style w:type="character" w:customStyle="1" w:styleId="eop">
    <w:name w:val="eop"/>
    <w:basedOn w:val="DefaultParagraphFont"/>
    <w:rsid w:val="00A41FA4"/>
  </w:style>
  <w:style w:type="paragraph" w:customStyle="1" w:styleId="paragraph">
    <w:name w:val="paragraph"/>
    <w:basedOn w:val="Normal"/>
    <w:rsid w:val="004264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4-Accent1">
    <w:name w:val="Grid Table 4 Accent 1"/>
    <w:basedOn w:val="TableNormal"/>
    <w:uiPriority w:val="49"/>
    <w:rsid w:val="00C2630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7854">
      <w:bodyDiv w:val="1"/>
      <w:marLeft w:val="0"/>
      <w:marRight w:val="0"/>
      <w:marTop w:val="0"/>
      <w:marBottom w:val="0"/>
      <w:divBdr>
        <w:top w:val="none" w:sz="0" w:space="0" w:color="auto"/>
        <w:left w:val="none" w:sz="0" w:space="0" w:color="auto"/>
        <w:bottom w:val="none" w:sz="0" w:space="0" w:color="auto"/>
        <w:right w:val="none" w:sz="0" w:space="0" w:color="auto"/>
      </w:divBdr>
    </w:div>
    <w:div w:id="125205844">
      <w:bodyDiv w:val="1"/>
      <w:marLeft w:val="0"/>
      <w:marRight w:val="0"/>
      <w:marTop w:val="0"/>
      <w:marBottom w:val="0"/>
      <w:divBdr>
        <w:top w:val="none" w:sz="0" w:space="0" w:color="auto"/>
        <w:left w:val="none" w:sz="0" w:space="0" w:color="auto"/>
        <w:bottom w:val="none" w:sz="0" w:space="0" w:color="auto"/>
        <w:right w:val="none" w:sz="0" w:space="0" w:color="auto"/>
      </w:divBdr>
    </w:div>
    <w:div w:id="179467260">
      <w:marLeft w:val="0"/>
      <w:marRight w:val="0"/>
      <w:marTop w:val="0"/>
      <w:marBottom w:val="0"/>
      <w:divBdr>
        <w:top w:val="none" w:sz="0" w:space="0" w:color="auto"/>
        <w:left w:val="none" w:sz="0" w:space="0" w:color="auto"/>
        <w:bottom w:val="none" w:sz="0" w:space="0" w:color="auto"/>
        <w:right w:val="none" w:sz="0" w:space="0" w:color="auto"/>
      </w:divBdr>
    </w:div>
    <w:div w:id="655426318">
      <w:bodyDiv w:val="1"/>
      <w:marLeft w:val="0"/>
      <w:marRight w:val="0"/>
      <w:marTop w:val="0"/>
      <w:marBottom w:val="0"/>
      <w:divBdr>
        <w:top w:val="none" w:sz="0" w:space="0" w:color="auto"/>
        <w:left w:val="none" w:sz="0" w:space="0" w:color="auto"/>
        <w:bottom w:val="none" w:sz="0" w:space="0" w:color="auto"/>
        <w:right w:val="none" w:sz="0" w:space="0" w:color="auto"/>
      </w:divBdr>
    </w:div>
    <w:div w:id="855774883">
      <w:bodyDiv w:val="1"/>
      <w:marLeft w:val="0"/>
      <w:marRight w:val="0"/>
      <w:marTop w:val="0"/>
      <w:marBottom w:val="0"/>
      <w:divBdr>
        <w:top w:val="none" w:sz="0" w:space="0" w:color="auto"/>
        <w:left w:val="none" w:sz="0" w:space="0" w:color="auto"/>
        <w:bottom w:val="none" w:sz="0" w:space="0" w:color="auto"/>
        <w:right w:val="none" w:sz="0" w:space="0" w:color="auto"/>
      </w:divBdr>
    </w:div>
    <w:div w:id="1006664363">
      <w:bodyDiv w:val="1"/>
      <w:marLeft w:val="0"/>
      <w:marRight w:val="0"/>
      <w:marTop w:val="0"/>
      <w:marBottom w:val="0"/>
      <w:divBdr>
        <w:top w:val="none" w:sz="0" w:space="0" w:color="auto"/>
        <w:left w:val="none" w:sz="0" w:space="0" w:color="auto"/>
        <w:bottom w:val="none" w:sz="0" w:space="0" w:color="auto"/>
        <w:right w:val="none" w:sz="0" w:space="0" w:color="auto"/>
      </w:divBdr>
    </w:div>
    <w:div w:id="1066881565">
      <w:bodyDiv w:val="1"/>
      <w:marLeft w:val="0"/>
      <w:marRight w:val="0"/>
      <w:marTop w:val="0"/>
      <w:marBottom w:val="0"/>
      <w:divBdr>
        <w:top w:val="none" w:sz="0" w:space="0" w:color="auto"/>
        <w:left w:val="none" w:sz="0" w:space="0" w:color="auto"/>
        <w:bottom w:val="none" w:sz="0" w:space="0" w:color="auto"/>
        <w:right w:val="none" w:sz="0" w:space="0" w:color="auto"/>
      </w:divBdr>
    </w:div>
    <w:div w:id="1078671748">
      <w:bodyDiv w:val="1"/>
      <w:marLeft w:val="0"/>
      <w:marRight w:val="0"/>
      <w:marTop w:val="0"/>
      <w:marBottom w:val="0"/>
      <w:divBdr>
        <w:top w:val="none" w:sz="0" w:space="0" w:color="auto"/>
        <w:left w:val="none" w:sz="0" w:space="0" w:color="auto"/>
        <w:bottom w:val="none" w:sz="0" w:space="0" w:color="auto"/>
        <w:right w:val="none" w:sz="0" w:space="0" w:color="auto"/>
      </w:divBdr>
    </w:div>
    <w:div w:id="1245648142">
      <w:marLeft w:val="0"/>
      <w:marRight w:val="0"/>
      <w:marTop w:val="0"/>
      <w:marBottom w:val="0"/>
      <w:divBdr>
        <w:top w:val="none" w:sz="0" w:space="0" w:color="auto"/>
        <w:left w:val="none" w:sz="0" w:space="0" w:color="auto"/>
        <w:bottom w:val="none" w:sz="0" w:space="0" w:color="auto"/>
        <w:right w:val="none" w:sz="0" w:space="0" w:color="auto"/>
      </w:divBdr>
    </w:div>
    <w:div w:id="1389376978">
      <w:bodyDiv w:val="1"/>
      <w:marLeft w:val="0"/>
      <w:marRight w:val="0"/>
      <w:marTop w:val="0"/>
      <w:marBottom w:val="0"/>
      <w:divBdr>
        <w:top w:val="none" w:sz="0" w:space="0" w:color="auto"/>
        <w:left w:val="none" w:sz="0" w:space="0" w:color="auto"/>
        <w:bottom w:val="none" w:sz="0" w:space="0" w:color="auto"/>
        <w:right w:val="none" w:sz="0" w:space="0" w:color="auto"/>
      </w:divBdr>
    </w:div>
    <w:div w:id="1444038141">
      <w:bodyDiv w:val="1"/>
      <w:marLeft w:val="0"/>
      <w:marRight w:val="0"/>
      <w:marTop w:val="0"/>
      <w:marBottom w:val="0"/>
      <w:divBdr>
        <w:top w:val="none" w:sz="0" w:space="0" w:color="auto"/>
        <w:left w:val="none" w:sz="0" w:space="0" w:color="auto"/>
        <w:bottom w:val="none" w:sz="0" w:space="0" w:color="auto"/>
        <w:right w:val="none" w:sz="0" w:space="0" w:color="auto"/>
      </w:divBdr>
    </w:div>
    <w:div w:id="1734699069">
      <w:bodyDiv w:val="1"/>
      <w:marLeft w:val="0"/>
      <w:marRight w:val="0"/>
      <w:marTop w:val="0"/>
      <w:marBottom w:val="0"/>
      <w:divBdr>
        <w:top w:val="none" w:sz="0" w:space="0" w:color="auto"/>
        <w:left w:val="none" w:sz="0" w:space="0" w:color="auto"/>
        <w:bottom w:val="none" w:sz="0" w:space="0" w:color="auto"/>
        <w:right w:val="none" w:sz="0" w:space="0" w:color="auto"/>
      </w:divBdr>
    </w:div>
    <w:div w:id="1819103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bmore.sharepoint.com/:x:/s/BaltimoreCityPerformance/IQDZrCQ_nc1-Q58BfSvLxjFbAfcX_jSnJkXu6T19TX41rn8?e=VD48G1"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more.sharepoint.com/:x:/s/BaltimoreCityPerformance/IQDZrCQ_nc1-Q58BfSvLxjFbAfcX_jSnJkXu6T19TX41rn8?e=VD48G1"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9985647A-B39C-487F-BB7D-683A128F248D}">
    <t:Anchor>
      <t:Comment id="2130899219"/>
    </t:Anchor>
    <t:History>
      <t:Event id="{9961A883-E324-4E58-A5D6-7565F7EB1DBB}" time="2026-06-26T22:00:30.925Z">
        <t:Attribution userId="S::Danny.Heller@baltimorecity.gov::11452830-0b7e-48c7-9ad8-a1c8a2487f98" userProvider="AD" userName="Heller, Danny (Mayor's Office)"/>
        <t:Anchor>
          <t:Comment id="2130899219"/>
        </t:Anchor>
        <t:Create/>
      </t:Event>
      <t:Event id="{C972E8F7-B3D0-486A-9F4F-A48A0617D8F3}" time="2026-06-26T22:00:30.925Z">
        <t:Attribution userId="S::Danny.Heller@baltimorecity.gov::11452830-0b7e-48c7-9ad8-a1c8a2487f98" userProvider="AD" userName="Heller, Danny (Mayor's Office)"/>
        <t:Anchor>
          <t:Comment id="2130899219"/>
        </t:Anchor>
        <t:Assign userId="S::Shamiah.Kerney@baltimorecity.gov::8b4789ae-23b7-4b6a-8fef-433029098b89" userProvider="AD" userName="Kerney, Shamiah (Mayor's Office)"/>
      </t:Event>
      <t:Event id="{7DD47133-EE04-4D72-B567-13B77E172A98}" time="2026-06-26T22:00:30.925Z">
        <t:Attribution userId="S::Danny.Heller@baltimorecity.gov::11452830-0b7e-48c7-9ad8-a1c8a2487f98" userProvider="AD" userName="Heller, Danny (Mayor's Office)"/>
        <t:Anchor>
          <t:Comment id="2130899219"/>
        </t:Anchor>
        <t:SetTitle title="@Kerney, Shamiah (Mayor's Office) --I would focus on this and the “In-Scope/Out of Scope section”"/>
      </t:Event>
      <t:Event id="{047F6528-1AEB-48CE-A005-04D7FB1EBA5E}" time="2026-06-30T14:17:17.926Z">
        <t:Attribution userId="S::Danny.Heller@baltimorecity.gov::11452830-0b7e-48c7-9ad8-a1c8a2487f98" userProvider="AD" userName="Heller, Danny (Mayor's Office)"/>
        <t:Progress percentComplete="100"/>
      </t:Event>
    </t:History>
  </t:Task>
  <t:Task id="{64FF2CCA-34B5-4364-AB73-89858D0E5557}">
    <t:Anchor>
      <t:Comment id="1163969932"/>
    </t:Anchor>
    <t:History>
      <t:Event id="{EE0B746D-91FB-4BC0-A861-2A8DB684AFC2}" time="2026-06-26T22:03:17.25Z">
        <t:Attribution userId="S::Danny.Heller@baltimorecity.gov::11452830-0b7e-48c7-9ad8-a1c8a2487f98" userProvider="AD" userName="Heller, Danny (Mayor's Office)"/>
        <t:Anchor>
          <t:Comment id="1163969932"/>
        </t:Anchor>
        <t:Create/>
      </t:Event>
      <t:Event id="{47B1547A-76B6-4B87-8CD2-F4C550DD457D}" time="2026-06-26T22:03:17.25Z">
        <t:Attribution userId="S::Danny.Heller@baltimorecity.gov::11452830-0b7e-48c7-9ad8-a1c8a2487f98" userProvider="AD" userName="Heller, Danny (Mayor's Office)"/>
        <t:Anchor>
          <t:Comment id="1163969932"/>
        </t:Anchor>
        <t:Assign userId="S::melanie.lada@baltimorecity.gov::1dde72bc-6690-4138-8b9e-51d06dfb7db1" userProvider="AD" userName="Lada, Melanie (DOF)"/>
      </t:Event>
      <t:Event id="{A20A37C4-6E0B-4AE7-8DDA-0CAF459592E7}" time="2026-06-26T22:03:17.25Z">
        <t:Attribution userId="S::Danny.Heller@baltimorecity.gov::11452830-0b7e-48c7-9ad8-a1c8a2487f98" userProvider="AD" userName="Heller, Danny (Mayor's Office)"/>
        <t:Anchor>
          <t:Comment id="1163969932"/>
        </t:Anchor>
        <t:SetTitle title="@Lada, Melanie (DOF) --completely lost the date we said. Was it 7/30 and maybe one the week before?"/>
      </t:Event>
    </t:History>
  </t:Task>
  <t:Task id="{85D8E0F1-CCBD-4A51-BAE3-1B15D4645662}">
    <t:Anchor>
      <t:Comment id="1210847155"/>
    </t:Anchor>
    <t:History>
      <t:Event id="{92EBDC8E-EED2-4AFB-9B6D-073130311F90}" time="2026-06-26T22:03:47.965Z">
        <t:Attribution userId="S::Danny.Heller@baltimorecity.gov::11452830-0b7e-48c7-9ad8-a1c8a2487f98" userProvider="AD" userName="Heller, Danny (Mayor's Office)"/>
        <t:Anchor>
          <t:Comment id="1210847155"/>
        </t:Anchor>
        <t:Create/>
      </t:Event>
      <t:Event id="{62C3BC5D-2EA7-47A7-9924-199AF5A646F6}" time="2026-06-26T22:03:47.965Z">
        <t:Attribution userId="S::Danny.Heller@baltimorecity.gov::11452830-0b7e-48c7-9ad8-a1c8a2487f98" userProvider="AD" userName="Heller, Danny (Mayor's Office)"/>
        <t:Anchor>
          <t:Comment id="1210847155"/>
        </t:Anchor>
        <t:Assign userId="S::melanie.lada@baltimorecity.gov::1dde72bc-6690-4138-8b9e-51d06dfb7db1" userProvider="AD" userName="Lada, Melanie (DOF)"/>
      </t:Event>
      <t:Event id="{E34765BA-ABE0-48AE-93ED-BF229E6DA9B2}" time="2026-06-26T22:03:47.965Z">
        <t:Attribution userId="S::Danny.Heller@baltimorecity.gov::11452830-0b7e-48c7-9ad8-a1c8a2487f98" userProvider="AD" userName="Heller, Danny (Mayor's Office)"/>
        <t:Anchor>
          <t:Comment id="1210847155"/>
        </t:Anchor>
        <t:SetTitle title="@Lada, Melanie (DOF) , note I applied Matt’s feedback, but this mostly reflects the table you and Sarah sent over."/>
      </t:Event>
    </t:History>
  </t:Task>
  <t:Task id="{C7B3748F-3193-443F-A52A-280BAF755DE2}">
    <t:Anchor>
      <t:Comment id="1220988674"/>
    </t:Anchor>
    <t:History>
      <t:Event id="{C7F92A8F-FC41-4F84-A2DD-38C73071E80B}" time="2026-06-30T14:56:08.642Z">
        <t:Attribution userId="S::Danny.Heller@baltimorecity.gov::11452830-0b7e-48c7-9ad8-a1c8a2487f98" userProvider="AD" userName="Heller, Danny (Mayor's Office)"/>
        <t:Anchor>
          <t:Comment id="1220988674"/>
        </t:Anchor>
        <t:Create/>
      </t:Event>
      <t:Event id="{B882DC9E-8668-4CD0-91ED-C5FE823F0D37}" time="2026-06-30T14:56:08.642Z">
        <t:Attribution userId="S::Danny.Heller@baltimorecity.gov::11452830-0b7e-48c7-9ad8-a1c8a2487f98" userProvider="AD" userName="Heller, Danny (Mayor's Office)"/>
        <t:Anchor>
          <t:Comment id="1220988674"/>
        </t:Anchor>
        <t:Assign userId="S::melanie.lada@baltimorecity.gov::1dde72bc-6690-4138-8b9e-51d06dfb7db1" userProvider="AD" userName="Lada, Melanie (DOF)"/>
      </t:Event>
      <t:Event id="{9E4B136F-332C-4ACD-81B9-C300A6FAA876}" time="2026-06-30T14:56:08.642Z">
        <t:Attribution userId="S::Danny.Heller@baltimorecity.gov::11452830-0b7e-48c7-9ad8-a1c8a2487f98" userProvider="AD" userName="Heller, Danny (Mayor's Office)"/>
        <t:Anchor>
          <t:Comment id="1220988674"/>
        </t:Anchor>
        <t:SetTitle title="@Lada, Melanie (DOF) --note—this is a new tone from past guidance. I’m here for it."/>
      </t:Event>
    </t:History>
  </t:Task>
  <t:Task id="{BD8D4FC2-049D-4AA1-A42F-8B5726CC5A5C}">
    <t:Anchor>
      <t:Comment id="309697169"/>
    </t:Anchor>
    <t:History>
      <t:Event id="{62B33CBB-68E1-4A41-9DD8-C7CAAE276BD8}" time="2026-06-26T22:04:23.018Z">
        <t:Attribution userId="S::Danny.Heller@baltimorecity.gov::11452830-0b7e-48c7-9ad8-a1c8a2487f98" userProvider="AD" userName="Heller, Danny (Mayor's Office)"/>
        <t:Anchor>
          <t:Comment id="309697169"/>
        </t:Anchor>
        <t:Create/>
      </t:Event>
      <t:Event id="{528CC456-DE16-4818-BD11-4395F3D0AABE}" time="2026-06-26T22:04:23.018Z">
        <t:Attribution userId="S::Danny.Heller@baltimorecity.gov::11452830-0b7e-48c7-9ad8-a1c8a2487f98" userProvider="AD" userName="Heller, Danny (Mayor's Office)"/>
        <t:Anchor>
          <t:Comment id="309697169"/>
        </t:Anchor>
        <t:Assign userId="S::Shamiah.Kerney@baltimorecity.gov::8b4789ae-23b7-4b6a-8fef-433029098b89" userProvider="AD" userName="Kerney, Shamiah (Mayor's Office)"/>
      </t:Event>
      <t:Event id="{3E1CCEBB-9816-4ADE-9535-7F8786D32603}" time="2026-06-26T22:04:23.018Z">
        <t:Attribution userId="S::Danny.Heller@baltimorecity.gov::11452830-0b7e-48c7-9ad8-a1c8a2487f98" userProvider="AD" userName="Heller, Danny (Mayor's Office)"/>
        <t:Anchor>
          <t:Comment id="309697169"/>
        </t:Anchor>
        <t:SetTitle title="@Kerney, Shamiah (Mayor's Office) this used to be five+ years."/>
      </t:Event>
    </t:History>
  </t:Task>
  <t:Task id="{58992977-96EC-480B-9DC2-322A00EFA2CB}">
    <t:Anchor>
      <t:Comment id="519793138"/>
    </t:Anchor>
    <t:History>
      <t:Event id="{66B6DB15-F660-419C-AC0E-1EA2DB4F7BF1}" time="2026-06-30T14:25:50.918Z">
        <t:Attribution userId="S::Danny.Heller@baltimorecity.gov::11452830-0b7e-48c7-9ad8-a1c8a2487f98" userProvider="AD" userName="Heller, Danny (Mayor's Office)"/>
        <t:Anchor>
          <t:Comment id="519793138"/>
        </t:Anchor>
        <t:Create/>
      </t:Event>
      <t:Event id="{F54C294E-B148-4805-AB3B-16A1B8DF9744}" time="2026-06-30T14:25:50.918Z">
        <t:Attribution userId="S::Danny.Heller@baltimorecity.gov::11452830-0b7e-48c7-9ad8-a1c8a2487f98" userProvider="AD" userName="Heller, Danny (Mayor's Office)"/>
        <t:Anchor>
          <t:Comment id="519793138"/>
        </t:Anchor>
        <t:Assign userId="S::melanie.lada@baltimorecity.gov::1dde72bc-6690-4138-8b9e-51d06dfb7db1" userProvider="AD" userName="Lada, Melanie (DOF)"/>
      </t:Event>
      <t:Event id="{30F2F84B-9FA8-46A0-847E-37B88AE5BA3A}" time="2026-06-30T14:25:50.918Z">
        <t:Attribution userId="S::Danny.Heller@baltimorecity.gov::11452830-0b7e-48c7-9ad8-a1c8a2487f98" userProvider="AD" userName="Heller, Danny (Mayor's Office)"/>
        <t:Anchor>
          <t:Comment id="519793138"/>
        </t:Anchor>
        <t:SetTitle title="@Lada, Melanie (DOF) DCA made an important edit here. This will allow an agency to update their performance plan at any time as long as they go through an intentional strategic planning process, not only when a new leader begins. I am okay with this…"/>
      </t:Event>
      <t:Event id="{351CE0C1-7AED-45DF-BC6E-00497958080F}" time="2026-06-30T14:28:55.869Z">
        <t:Attribution userId="S::Danny.Heller@baltimorecity.gov::11452830-0b7e-48c7-9ad8-a1c8a2487f98" userProvider="AD" userName="Heller, Danny (Mayor's Office)"/>
        <t:Progress percentComplete="100"/>
      </t:Event>
      <t:Event id="{9AAE59E1-51E1-4585-933C-11B3A4D78BAB}" time="2026-06-30T14:29:16.641Z">
        <t:Attribution userId="S::Danny.Heller@baltimorecity.gov::11452830-0b7e-48c7-9ad8-a1c8a2487f98" userProvider="AD" userName="Heller, Danny (Mayor's Office)"/>
        <t:Progress percentComplete="0"/>
      </t:Event>
    </t:History>
  </t:Task>
  <t:Task id="{B84EFD71-83DC-49E9-922E-69D9ACFFD5EE}">
    <t:Anchor>
      <t:Comment id="1050292442"/>
    </t:Anchor>
    <t:History>
      <t:Event id="{5E9B6717-F050-40F8-A257-DE6445B9EFA0}" time="2026-06-30T14:22:16.575Z">
        <t:Attribution userId="S::Danny.Heller@baltimorecity.gov::11452830-0b7e-48c7-9ad8-a1c8a2487f98" userProvider="AD" userName="Heller, Danny (Mayor's Office)"/>
        <t:Anchor>
          <t:Comment id="81502746"/>
        </t:Anchor>
        <t:Create/>
      </t:Event>
      <t:Event id="{7B2AF1FC-B5F4-494D-820D-2217039F7FAB}" time="2026-06-30T14:22:16.575Z">
        <t:Attribution userId="S::Danny.Heller@baltimorecity.gov::11452830-0b7e-48c7-9ad8-a1c8a2487f98" userProvider="AD" userName="Heller, Danny (Mayor's Office)"/>
        <t:Anchor>
          <t:Comment id="81502746"/>
        </t:Anchor>
        <t:Assign userId="S::Shamiah.Kerney@baltimorecity.gov::8b4789ae-23b7-4b6a-8fef-433029098b89" userProvider="AD" userName="Kerney, Shamiah (Mayor's Office)"/>
      </t:Event>
      <t:Event id="{6CF8C628-D3C1-45D9-A93F-DF98CA88A500}" time="2026-06-30T14:22:16.575Z">
        <t:Attribution userId="S::Danny.Heller@baltimorecity.gov::11452830-0b7e-48c7-9ad8-a1c8a2487f98" userProvider="AD" userName="Heller, Danny (Mayor's Office)"/>
        <t:Anchor>
          <t:Comment id="81502746"/>
        </t:Anchor>
        <t:SetTitle title="@Kerney, Shamiah (Mayor's Office) it is hard to communicate an end date of these Agency Performance Plans. The next Mayoral term starts December 2028, which should be the end. However, we wouldn’t create new Agency Performance Plans until a Mayor’s…"/>
      </t:Event>
    </t:History>
  </t:Task>
  <t:Task id="{242A48BE-80DA-4996-893E-D3886FA3A864}">
    <t:Anchor>
      <t:Comment id="102854903"/>
    </t:Anchor>
    <t:History>
      <t:Event id="{ADE1F2AC-D6C9-44BE-9208-391B3C3F27A2}" time="2026-06-30T14:44:10.333Z">
        <t:Attribution userId="S::Danny.Heller@baltimorecity.gov::11452830-0b7e-48c7-9ad8-a1c8a2487f98" userProvider="AD" userName="Heller, Danny (Mayor's Office)"/>
        <t:Anchor>
          <t:Comment id="1787963210"/>
        </t:Anchor>
        <t:Create/>
      </t:Event>
      <t:Event id="{78ECC8BE-6C02-4B3E-BEC5-0E6EEC0FC7DA}" time="2026-06-30T14:44:10.333Z">
        <t:Attribution userId="S::Danny.Heller@baltimorecity.gov::11452830-0b7e-48c7-9ad8-a1c8a2487f98" userProvider="AD" userName="Heller, Danny (Mayor's Office)"/>
        <t:Anchor>
          <t:Comment id="1787963210"/>
        </t:Anchor>
        <t:Assign userId="S::Shamiah.Kerney@baltimorecity.gov::8b4789ae-23b7-4b6a-8fef-433029098b89" userProvider="AD" userName="Kerney, Shamiah (Mayor's Office)"/>
      </t:Event>
      <t:Event id="{81728CAE-B6B3-4DA5-B8AF-A73BB909BBE7}" time="2026-06-30T14:44:10.333Z">
        <t:Attribution userId="S::Danny.Heller@baltimorecity.gov::11452830-0b7e-48c7-9ad8-a1c8a2487f98" userProvider="AD" userName="Heller, Danny (Mayor's Office)"/>
        <t:Anchor>
          <t:Comment id="1787963210"/>
        </t:Anchor>
        <t:SetTitle title="@Kerney, Shamiah (Mayor's Office) --little confused by the feedback here, we can set a goal for anything, but we only want this section to reflect the most important work listed in this section—so the goals should reflect what the most important work 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cde608-a4cd-45c4-9004-781cfdf34c67">
      <Terms xmlns="http://schemas.microsoft.com/office/infopath/2007/PartnerControls"/>
    </lcf76f155ced4ddcb4097134ff3c332f>
    <TaxCatchAll xmlns="5e5713d4-7ca4-4e7f-8d13-741fd90d23f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5A945C71414A4091D35335029C801B" ma:contentTypeVersion="11" ma:contentTypeDescription="Create a new document." ma:contentTypeScope="" ma:versionID="1200744160398f11c51ffbfae2022e1f">
  <xsd:schema xmlns:xsd="http://www.w3.org/2001/XMLSchema" xmlns:xs="http://www.w3.org/2001/XMLSchema" xmlns:p="http://schemas.microsoft.com/office/2006/metadata/properties" xmlns:ns2="cbcde608-a4cd-45c4-9004-781cfdf34c67" xmlns:ns3="5e5713d4-7ca4-4e7f-8d13-741fd90d23f7" targetNamespace="http://schemas.microsoft.com/office/2006/metadata/properties" ma:root="true" ma:fieldsID="b3db66099a2a09fc3ceb55755f5ce396" ns2:_="" ns3:_="">
    <xsd:import namespace="cbcde608-a4cd-45c4-9004-781cfdf34c67"/>
    <xsd:import namespace="5e5713d4-7ca4-4e7f-8d13-741fd90d23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cde608-a4cd-45c4-9004-781cfdf34c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f7b5f8-060a-4a29-ade1-cc5a2d57134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5713d4-7ca4-4e7f-8d13-741fd90d23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7ecc68-3d70-40eb-b4dc-4f33fe85f816}" ma:internalName="TaxCatchAll" ma:showField="CatchAllData" ma:web="5e5713d4-7ca4-4e7f-8d13-741fd90d23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43764A-80BB-45B9-BEB9-F03F07F81CDC}">
  <ds:schemaRefs>
    <ds:schemaRef ds:uri="http://schemas.openxmlformats.org/officeDocument/2006/bibliography"/>
  </ds:schemaRefs>
</ds:datastoreItem>
</file>

<file path=customXml/itemProps2.xml><?xml version="1.0" encoding="utf-8"?>
<ds:datastoreItem xmlns:ds="http://schemas.openxmlformats.org/officeDocument/2006/customXml" ds:itemID="{B25C0A62-09C7-4E6C-9EA1-180D7A1D3F62}">
  <ds:schemaRefs>
    <ds:schemaRef ds:uri="http://schemas.microsoft.com/sharepoint/v3/contenttype/forms"/>
  </ds:schemaRefs>
</ds:datastoreItem>
</file>

<file path=customXml/itemProps3.xml><?xml version="1.0" encoding="utf-8"?>
<ds:datastoreItem xmlns:ds="http://schemas.openxmlformats.org/officeDocument/2006/customXml" ds:itemID="{9BC0A6B0-C5FD-4EE8-8290-D6B6C3CCDFC4}">
  <ds:schemaRefs>
    <ds:schemaRef ds:uri="http://schemas.microsoft.com/office/2006/metadata/properties"/>
    <ds:schemaRef ds:uri="http://schemas.microsoft.com/office/infopath/2007/PartnerControls"/>
    <ds:schemaRef ds:uri="cbcde608-a4cd-45c4-9004-781cfdf34c67"/>
    <ds:schemaRef ds:uri="5e5713d4-7ca4-4e7f-8d13-741fd90d23f7"/>
  </ds:schemaRefs>
</ds:datastoreItem>
</file>

<file path=customXml/itemProps4.xml><?xml version="1.0" encoding="utf-8"?>
<ds:datastoreItem xmlns:ds="http://schemas.openxmlformats.org/officeDocument/2006/customXml" ds:itemID="{A7D50FFC-C449-4537-A18F-7BD469FC1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cde608-a4cd-45c4-9004-781cfdf34c67"/>
    <ds:schemaRef ds:uri="5e5713d4-7ca4-4e7f-8d13-741fd90d23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5493</Words>
  <Characters>31313</Characters>
  <Application>Microsoft Office Word</Application>
  <DocSecurity>4</DocSecurity>
  <Lines>260</Lines>
  <Paragraphs>73</Paragraphs>
  <ScaleCrop>false</ScaleCrop>
  <Company>City Of Baltimore</Company>
  <LinksUpToDate>false</LinksUpToDate>
  <CharactersWithSpaces>36733</CharactersWithSpaces>
  <SharedDoc>false</SharedDoc>
  <HLinks>
    <vt:vector size="126" baseType="variant">
      <vt:variant>
        <vt:i4>3342393</vt:i4>
      </vt:variant>
      <vt:variant>
        <vt:i4>48</vt:i4>
      </vt:variant>
      <vt:variant>
        <vt:i4>0</vt:i4>
      </vt:variant>
      <vt:variant>
        <vt:i4>5</vt:i4>
      </vt:variant>
      <vt:variant>
        <vt:lpwstr>https://bmore.sharepoint.com/:x:/s/BaltimoreCityPerformance/IQDZrCQ_nc1-Q58BfSvLxjFbAfcX_jSnJkXu6T19TX41rn8?e=VD48G1</vt:lpwstr>
      </vt:variant>
      <vt:variant>
        <vt:lpwstr/>
      </vt:variant>
      <vt:variant>
        <vt:i4>3342393</vt:i4>
      </vt:variant>
      <vt:variant>
        <vt:i4>45</vt:i4>
      </vt:variant>
      <vt:variant>
        <vt:i4>0</vt:i4>
      </vt:variant>
      <vt:variant>
        <vt:i4>5</vt:i4>
      </vt:variant>
      <vt:variant>
        <vt:lpwstr>https://bmore.sharepoint.com/:x:/s/BaltimoreCityPerformance/IQDZrCQ_nc1-Q58BfSvLxjFbAfcX_jSnJkXu6T19TX41rn8?e=VD48G1</vt:lpwstr>
      </vt:variant>
      <vt:variant>
        <vt:lpwstr/>
      </vt:variant>
      <vt:variant>
        <vt:i4>1310782</vt:i4>
      </vt:variant>
      <vt:variant>
        <vt:i4>38</vt:i4>
      </vt:variant>
      <vt:variant>
        <vt:i4>0</vt:i4>
      </vt:variant>
      <vt:variant>
        <vt:i4>5</vt:i4>
      </vt:variant>
      <vt:variant>
        <vt:lpwstr/>
      </vt:variant>
      <vt:variant>
        <vt:lpwstr>_Toc233365962</vt:lpwstr>
      </vt:variant>
      <vt:variant>
        <vt:i4>1507390</vt:i4>
      </vt:variant>
      <vt:variant>
        <vt:i4>32</vt:i4>
      </vt:variant>
      <vt:variant>
        <vt:i4>0</vt:i4>
      </vt:variant>
      <vt:variant>
        <vt:i4>5</vt:i4>
      </vt:variant>
      <vt:variant>
        <vt:lpwstr/>
      </vt:variant>
      <vt:variant>
        <vt:lpwstr>_Toc233365957</vt:lpwstr>
      </vt:variant>
      <vt:variant>
        <vt:i4>1507390</vt:i4>
      </vt:variant>
      <vt:variant>
        <vt:i4>26</vt:i4>
      </vt:variant>
      <vt:variant>
        <vt:i4>0</vt:i4>
      </vt:variant>
      <vt:variant>
        <vt:i4>5</vt:i4>
      </vt:variant>
      <vt:variant>
        <vt:lpwstr/>
      </vt:variant>
      <vt:variant>
        <vt:lpwstr>_Toc233365956</vt:lpwstr>
      </vt:variant>
      <vt:variant>
        <vt:i4>1507390</vt:i4>
      </vt:variant>
      <vt:variant>
        <vt:i4>20</vt:i4>
      </vt:variant>
      <vt:variant>
        <vt:i4>0</vt:i4>
      </vt:variant>
      <vt:variant>
        <vt:i4>5</vt:i4>
      </vt:variant>
      <vt:variant>
        <vt:lpwstr/>
      </vt:variant>
      <vt:variant>
        <vt:lpwstr>_Toc233365951</vt:lpwstr>
      </vt:variant>
      <vt:variant>
        <vt:i4>1507390</vt:i4>
      </vt:variant>
      <vt:variant>
        <vt:i4>14</vt:i4>
      </vt:variant>
      <vt:variant>
        <vt:i4>0</vt:i4>
      </vt:variant>
      <vt:variant>
        <vt:i4>5</vt:i4>
      </vt:variant>
      <vt:variant>
        <vt:lpwstr/>
      </vt:variant>
      <vt:variant>
        <vt:lpwstr>_Toc233365950</vt:lpwstr>
      </vt:variant>
      <vt:variant>
        <vt:i4>1114174</vt:i4>
      </vt:variant>
      <vt:variant>
        <vt:i4>8</vt:i4>
      </vt:variant>
      <vt:variant>
        <vt:i4>0</vt:i4>
      </vt:variant>
      <vt:variant>
        <vt:i4>5</vt:i4>
      </vt:variant>
      <vt:variant>
        <vt:lpwstr/>
      </vt:variant>
      <vt:variant>
        <vt:lpwstr>_Toc233365931</vt:lpwstr>
      </vt:variant>
      <vt:variant>
        <vt:i4>1048638</vt:i4>
      </vt:variant>
      <vt:variant>
        <vt:i4>2</vt:i4>
      </vt:variant>
      <vt:variant>
        <vt:i4>0</vt:i4>
      </vt:variant>
      <vt:variant>
        <vt:i4>5</vt:i4>
      </vt:variant>
      <vt:variant>
        <vt:lpwstr/>
      </vt:variant>
      <vt:variant>
        <vt:lpwstr>_Toc233365923</vt:lpwstr>
      </vt:variant>
      <vt:variant>
        <vt:i4>8126483</vt:i4>
      </vt:variant>
      <vt:variant>
        <vt:i4>33</vt:i4>
      </vt:variant>
      <vt:variant>
        <vt:i4>0</vt:i4>
      </vt:variant>
      <vt:variant>
        <vt:i4>5</vt:i4>
      </vt:variant>
      <vt:variant>
        <vt:lpwstr>mailto:melanie.lada@baltimorecity.gov</vt:lpwstr>
      </vt:variant>
      <vt:variant>
        <vt:lpwstr/>
      </vt:variant>
      <vt:variant>
        <vt:i4>1114216</vt:i4>
      </vt:variant>
      <vt:variant>
        <vt:i4>30</vt:i4>
      </vt:variant>
      <vt:variant>
        <vt:i4>0</vt:i4>
      </vt:variant>
      <vt:variant>
        <vt:i4>5</vt:i4>
      </vt:variant>
      <vt:variant>
        <vt:lpwstr>mailto:Shamiah.Kerney@baltimorecity.gov</vt:lpwstr>
      </vt:variant>
      <vt:variant>
        <vt:lpwstr/>
      </vt:variant>
      <vt:variant>
        <vt:i4>1114216</vt:i4>
      </vt:variant>
      <vt:variant>
        <vt:i4>27</vt:i4>
      </vt:variant>
      <vt:variant>
        <vt:i4>0</vt:i4>
      </vt:variant>
      <vt:variant>
        <vt:i4>5</vt:i4>
      </vt:variant>
      <vt:variant>
        <vt:lpwstr>mailto:Shamiah.Kerney@baltimorecity.gov</vt:lpwstr>
      </vt:variant>
      <vt:variant>
        <vt:lpwstr/>
      </vt:variant>
      <vt:variant>
        <vt:i4>8126483</vt:i4>
      </vt:variant>
      <vt:variant>
        <vt:i4>24</vt:i4>
      </vt:variant>
      <vt:variant>
        <vt:i4>0</vt:i4>
      </vt:variant>
      <vt:variant>
        <vt:i4>5</vt:i4>
      </vt:variant>
      <vt:variant>
        <vt:lpwstr>mailto:melanie.lada@baltimorecity.gov</vt:lpwstr>
      </vt:variant>
      <vt:variant>
        <vt:lpwstr/>
      </vt:variant>
      <vt:variant>
        <vt:i4>8126483</vt:i4>
      </vt:variant>
      <vt:variant>
        <vt:i4>21</vt:i4>
      </vt:variant>
      <vt:variant>
        <vt:i4>0</vt:i4>
      </vt:variant>
      <vt:variant>
        <vt:i4>5</vt:i4>
      </vt:variant>
      <vt:variant>
        <vt:lpwstr>mailto:melanie.lada@baltimorecity.gov</vt:lpwstr>
      </vt:variant>
      <vt:variant>
        <vt:lpwstr/>
      </vt:variant>
      <vt:variant>
        <vt:i4>8126483</vt:i4>
      </vt:variant>
      <vt:variant>
        <vt:i4>18</vt:i4>
      </vt:variant>
      <vt:variant>
        <vt:i4>0</vt:i4>
      </vt:variant>
      <vt:variant>
        <vt:i4>5</vt:i4>
      </vt:variant>
      <vt:variant>
        <vt:lpwstr>mailto:melanie.lada@baltimorecity.gov</vt:lpwstr>
      </vt:variant>
      <vt:variant>
        <vt:lpwstr/>
      </vt:variant>
      <vt:variant>
        <vt:i4>1114216</vt:i4>
      </vt:variant>
      <vt:variant>
        <vt:i4>15</vt:i4>
      </vt:variant>
      <vt:variant>
        <vt:i4>0</vt:i4>
      </vt:variant>
      <vt:variant>
        <vt:i4>5</vt:i4>
      </vt:variant>
      <vt:variant>
        <vt:lpwstr>mailto:Shamiah.Kerney@baltimorecity.gov</vt:lpwstr>
      </vt:variant>
      <vt:variant>
        <vt:lpwstr/>
      </vt:variant>
      <vt:variant>
        <vt:i4>8126483</vt:i4>
      </vt:variant>
      <vt:variant>
        <vt:i4>12</vt:i4>
      </vt:variant>
      <vt:variant>
        <vt:i4>0</vt:i4>
      </vt:variant>
      <vt:variant>
        <vt:i4>5</vt:i4>
      </vt:variant>
      <vt:variant>
        <vt:lpwstr>mailto:melanie.lada@baltimorecity.gov</vt:lpwstr>
      </vt:variant>
      <vt:variant>
        <vt:lpwstr/>
      </vt:variant>
      <vt:variant>
        <vt:i4>1114216</vt:i4>
      </vt:variant>
      <vt:variant>
        <vt:i4>9</vt:i4>
      </vt:variant>
      <vt:variant>
        <vt:i4>0</vt:i4>
      </vt:variant>
      <vt:variant>
        <vt:i4>5</vt:i4>
      </vt:variant>
      <vt:variant>
        <vt:lpwstr>mailto:Shamiah.Kerney@baltimorecity.gov</vt:lpwstr>
      </vt:variant>
      <vt:variant>
        <vt:lpwstr/>
      </vt:variant>
      <vt:variant>
        <vt:i4>1114216</vt:i4>
      </vt:variant>
      <vt:variant>
        <vt:i4>6</vt:i4>
      </vt:variant>
      <vt:variant>
        <vt:i4>0</vt:i4>
      </vt:variant>
      <vt:variant>
        <vt:i4>5</vt:i4>
      </vt:variant>
      <vt:variant>
        <vt:lpwstr>mailto:Shamiah.Kerney@baltimorecity.gov</vt:lpwstr>
      </vt:variant>
      <vt:variant>
        <vt:lpwstr/>
      </vt:variant>
      <vt:variant>
        <vt:i4>1114216</vt:i4>
      </vt:variant>
      <vt:variant>
        <vt:i4>3</vt:i4>
      </vt:variant>
      <vt:variant>
        <vt:i4>0</vt:i4>
      </vt:variant>
      <vt:variant>
        <vt:i4>5</vt:i4>
      </vt:variant>
      <vt:variant>
        <vt:lpwstr>mailto:Shamiah.Kerney@baltimorecity.gov</vt:lpwstr>
      </vt:variant>
      <vt:variant>
        <vt:lpwstr/>
      </vt:variant>
      <vt:variant>
        <vt:i4>4915236</vt:i4>
      </vt:variant>
      <vt:variant>
        <vt:i4>0</vt:i4>
      </vt:variant>
      <vt:variant>
        <vt:i4>0</vt:i4>
      </vt:variant>
      <vt:variant>
        <vt:i4>5</vt:i4>
      </vt:variant>
      <vt:variant>
        <vt:lpwstr>mailto:Mara.James@baltimorecity.gov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Larsen, Laura (DOF)</dc:creator>
  <cp:keywords/>
  <dc:description/>
  <cp:lastModifiedBy>James, Mara (DOF)</cp:lastModifiedBy>
  <cp:revision>134</cp:revision>
  <cp:lastPrinted>2024-10-24T09:55:00Z</cp:lastPrinted>
  <dcterms:created xsi:type="dcterms:W3CDTF">2026-06-26T23:48:00Z</dcterms:created>
  <dcterms:modified xsi:type="dcterms:W3CDTF">2026-06-30T17:01:00Z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0x010100E55A945C71414A4091D35335029C801B</vt:lpwstr>
  </property>
  <property fmtid="{D5CDD505-2E9C-101B-9397-08002B2CF9AE}" pid="3" name="GrammarlyDocumentId">
    <vt:lpwstr>3a8b507b6cbf44ab1764f1bb03f9bb659940b403c8a5cc36e3a8f60796bd09f0</vt:lpwstr>
  </property>
  <property fmtid="{D5CDD505-2E9C-101B-9397-08002B2CF9AE}" pid="4" name="MediaServiceImageTags">
    <vt:lpwstr/>
  </property>
</Properties>
</file>